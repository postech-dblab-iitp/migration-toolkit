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Style w:val="af1"/>
          <w:rFonts w:hint="eastAsia"/>
          <w:u w:val="none"/>
        </w:rPr>
        <w:id w:val="-1319110931"/>
        <w:docPartObj>
          <w:docPartGallery w:val="Cover Pages"/>
          <w:docPartUnique/>
        </w:docPartObj>
      </w:sdtPr>
      <w:sdtEndPr>
        <w:rPr>
          <w:rStyle w:val="af1"/>
          <w:rFonts w:hint="default"/>
        </w:rPr>
      </w:sdtEndPr>
      <w:sdtContent>
        <w:p w14:paraId="07168E4E" w14:textId="2E519D4B" w:rsidR="00B65D4A" w:rsidRPr="00175413" w:rsidRDefault="00B017A2" w:rsidP="00295386">
          <w:pPr>
            <w:rPr>
              <w:rStyle w:val="af1"/>
              <w:u w:val="none"/>
            </w:rPr>
          </w:pPr>
          <w:r>
            <w:rPr>
              <w:rStyle w:val="af1"/>
              <w:u w:val="none"/>
            </w:rPr>
            <w:t xml:space="preserve"> </w:t>
          </w:r>
          <w:r w:rsidR="00B65D4A" w:rsidRPr="00175413">
            <w:rPr>
              <w:rStyle w:val="af1"/>
              <w:u w:val="none"/>
            </w:rPr>
            <w:t xml:space="preserve"> </w:t>
          </w:r>
          <w:r w:rsidR="00B65D4A" w:rsidRPr="00175413">
            <w:rPr>
              <w:rStyle w:val="af1"/>
              <w:noProof/>
              <w:u w:val="none"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075DF5D8" wp14:editId="3AAD191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6D1B6C3" id="그룹 149" o:spid="_x0000_s1026" style="position:absolute;left:0;text-align:left;margin-left:0;margin-top:0;width:8in;height:95.7pt;z-index:251658241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">
    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B65D4A" w:rsidRPr="00175413">
            <w:rPr>
              <w:rStyle w:val="af1"/>
              <w:noProof/>
              <w:u w:val="none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CBDA55F" wp14:editId="4B3E668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EBA3C2" w14:textId="3FE65FC6" w:rsidR="00B65D4A" w:rsidRPr="000760D7" w:rsidRDefault="0040583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A505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GDBMS</w:t>
                                    </w:r>
                                    <w:r w:rsidR="00F30C83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를 위한</w:t>
                                    </w:r>
                                    <w:r w:rsidR="00F30C8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="003A505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이관 도구</w:t>
                                    </w:r>
                                    <w:r w:rsidR="00F30C83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설계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F64735" w14:textId="39AA1C1A" w:rsidR="00B65D4A" w:rsidRPr="000760D7" w:rsidRDefault="002C59A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del w:id="0" w:author="마인기" w:date="2021-12-27T21:27:00Z">
                                      <w:r w:rsidRPr="000760D7" w:rsidDel="002C59AB">
                                        <w:rPr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delText>V0.</w:delText>
                                      </w:r>
                                      <w:r w:rsidDel="002C59AB">
                                        <w:rPr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delText>5</w:delText>
                                      </w:r>
                                    </w:del>
                                    <w:ins w:id="1" w:author="마인기" w:date="2021-12-27T21:27:00Z">
                                      <w:r w:rsidRPr="000760D7">
                                        <w:rPr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V0.</w:t>
                                      </w:r>
                                      <w:r>
                                        <w:rPr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6</w:t>
                                      </w:r>
                                    </w:ins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CBDA55F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4" o:spid="_x0000_s1026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72EBA3C2" w14:textId="3FE65FC6" w:rsidR="00B65D4A" w:rsidRPr="000760D7" w:rsidRDefault="0040583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A505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GDBMS</w:t>
                              </w:r>
                              <w:r w:rsidR="00F30C83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를 위한</w:t>
                              </w:r>
                              <w:r w:rsidR="00F30C8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="003A505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이관 도구</w:t>
                              </w:r>
                              <w:r w:rsidR="00F30C83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설계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4F64735" w14:textId="39AA1C1A" w:rsidR="00B65D4A" w:rsidRPr="000760D7" w:rsidRDefault="002C59A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del w:id="2" w:author="마인기" w:date="2021-12-27T21:27:00Z">
                                <w:r w:rsidRPr="000760D7" w:rsidDel="002C59AB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delText>V0.</w:delText>
                                </w:r>
                                <w:r w:rsidDel="002C59AB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delText>5</w:delText>
                                </w:r>
                              </w:del>
                              <w:ins w:id="3" w:author="마인기" w:date="2021-12-27T21:27:00Z">
                                <w:r w:rsidRPr="000760D7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V0.</w:t>
                                </w: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6</w:t>
                                </w:r>
                              </w:ins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1E4DAF9" w14:textId="77777777" w:rsidR="00295386" w:rsidRPr="00175413" w:rsidRDefault="00B65D4A" w:rsidP="00295386">
          <w:pPr>
            <w:rPr>
              <w:rStyle w:val="af1"/>
              <w:u w:val="none"/>
            </w:rPr>
          </w:pPr>
          <w:r w:rsidRPr="00175413">
            <w:rPr>
              <w:rStyle w:val="af1"/>
              <w:noProof/>
              <w:u w:val="none"/>
            </w:rPr>
            <w:drawing>
              <wp:anchor distT="0" distB="0" distL="114300" distR="114300" simplePos="0" relativeHeight="251658242" behindDoc="0" locked="0" layoutInCell="1" allowOverlap="1" wp14:anchorId="0FFD8605" wp14:editId="2F9E573F">
                <wp:simplePos x="0" y="0"/>
                <wp:positionH relativeFrom="column">
                  <wp:posOffset>4000500</wp:posOffset>
                </wp:positionH>
                <wp:positionV relativeFrom="paragraph">
                  <wp:posOffset>7560310</wp:posOffset>
                </wp:positionV>
                <wp:extent cx="1894501" cy="790124"/>
                <wp:effectExtent l="0" t="0" r="0" b="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4501" cy="790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0BF5FE1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2F1BC6F2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7EA7B8A5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1B5544F0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59815993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54C42825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65B3F948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3B722BBC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652B4799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223CE8B6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59A7CB28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589D479A" w14:textId="77777777" w:rsidR="001C0F05" w:rsidRDefault="001C0F05" w:rsidP="00295386">
          <w:pPr>
            <w:rPr>
              <w:rStyle w:val="af1"/>
              <w:u w:val="none"/>
            </w:rPr>
          </w:pPr>
        </w:p>
        <w:p w14:paraId="77E5F653" w14:textId="77777777" w:rsidR="001C0F05" w:rsidRDefault="001C0F05" w:rsidP="00295386">
          <w:pPr>
            <w:rPr>
              <w:rStyle w:val="af1"/>
              <w:u w:val="none"/>
            </w:rPr>
          </w:pPr>
        </w:p>
        <w:p w14:paraId="2C9D5C65" w14:textId="77777777" w:rsidR="001C0F05" w:rsidRDefault="001C0F05" w:rsidP="00295386">
          <w:pPr>
            <w:rPr>
              <w:rStyle w:val="af1"/>
              <w:u w:val="none"/>
            </w:rPr>
          </w:pPr>
        </w:p>
        <w:p w14:paraId="72E829B0" w14:textId="77777777" w:rsidR="001C0F05" w:rsidRDefault="001C0F05" w:rsidP="00295386">
          <w:pPr>
            <w:rPr>
              <w:rStyle w:val="af1"/>
              <w:u w:val="none"/>
            </w:rPr>
          </w:pPr>
        </w:p>
        <w:p w14:paraId="06E81F59" w14:textId="77777777" w:rsidR="001C0F05" w:rsidRDefault="001C0F05" w:rsidP="00295386">
          <w:pPr>
            <w:rPr>
              <w:rStyle w:val="af1"/>
              <w:u w:val="none"/>
            </w:rPr>
          </w:pPr>
        </w:p>
        <w:p w14:paraId="3D23127C" w14:textId="77777777" w:rsidR="001C0F05" w:rsidRDefault="001C0F05" w:rsidP="00295386">
          <w:pPr>
            <w:rPr>
              <w:rStyle w:val="af1"/>
              <w:u w:val="none"/>
            </w:rPr>
          </w:pPr>
        </w:p>
        <w:p w14:paraId="4B663DD1" w14:textId="12074D09" w:rsidR="00B65D4A" w:rsidRPr="00175413" w:rsidRDefault="0040583C" w:rsidP="00295386">
          <w:pPr>
            <w:rPr>
              <w:rStyle w:val="af1"/>
              <w:u w:val="none"/>
            </w:rPr>
          </w:pPr>
        </w:p>
      </w:sdtContent>
    </w:sdt>
    <w:p w14:paraId="7EC6B049" w14:textId="3D218E8B" w:rsidR="002A071D" w:rsidRPr="00175413" w:rsidRDefault="002A071D" w:rsidP="003F3F4F">
      <w:pPr>
        <w:rPr>
          <w:rStyle w:val="aa"/>
        </w:rPr>
      </w:pPr>
      <w:r w:rsidRPr="00175413">
        <w:rPr>
          <w:rStyle w:val="aa"/>
        </w:rPr>
        <w:lastRenderedPageBreak/>
        <w:t>개정</w:t>
      </w:r>
      <w:r w:rsidRPr="00175413">
        <w:rPr>
          <w:rStyle w:val="aa"/>
          <w:rFonts w:hint="eastAsia"/>
        </w:rPr>
        <w:t xml:space="preserve"> </w:t>
      </w:r>
      <w:r w:rsidRPr="00175413">
        <w:rPr>
          <w:rStyle w:val="aa"/>
        </w:rPr>
        <w:t>이력</w:t>
      </w:r>
    </w:p>
    <w:tbl>
      <w:tblPr>
        <w:tblStyle w:val="1-1"/>
        <w:tblW w:w="9067" w:type="dxa"/>
        <w:tblLook w:val="04A0" w:firstRow="1" w:lastRow="0" w:firstColumn="1" w:lastColumn="0" w:noHBand="0" w:noVBand="1"/>
        <w:tblPrChange w:id="4" w:author="마인기" w:date="2021-12-27T21:20:00Z">
          <w:tblPr>
            <w:tblStyle w:val="1-1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697"/>
        <w:gridCol w:w="1586"/>
        <w:gridCol w:w="3508"/>
        <w:gridCol w:w="1290"/>
        <w:gridCol w:w="1986"/>
        <w:tblGridChange w:id="5">
          <w:tblGrid>
            <w:gridCol w:w="704"/>
            <w:gridCol w:w="1585"/>
            <w:gridCol w:w="3505"/>
            <w:gridCol w:w="893"/>
            <w:gridCol w:w="1027"/>
          </w:tblGrid>
        </w:tblGridChange>
      </w:tblGrid>
      <w:tr w:rsidR="005505CF" w:rsidRPr="00175413" w14:paraId="4D8032C7" w14:textId="77777777" w:rsidTr="005505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PrChange w:id="6" w:author="마인기" w:date="2021-12-27T21:20:00Z">
              <w:tcPr>
                <w:tcW w:w="704" w:type="dxa"/>
              </w:tcPr>
            </w:tcPrChange>
          </w:tcPr>
          <w:p w14:paraId="0AE019A2" w14:textId="38DFE409" w:rsidR="005505CF" w:rsidRPr="00175413" w:rsidRDefault="005505CF" w:rsidP="00BD0ED6">
            <w:pPr>
              <w:jc w:val="center"/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버전</w:t>
            </w:r>
          </w:p>
        </w:tc>
        <w:tc>
          <w:tcPr>
            <w:tcW w:w="1585" w:type="dxa"/>
            <w:tcPrChange w:id="7" w:author="마인기" w:date="2021-12-27T21:20:00Z">
              <w:tcPr>
                <w:tcW w:w="1683" w:type="dxa"/>
              </w:tcPr>
            </w:tcPrChange>
          </w:tcPr>
          <w:p w14:paraId="524411B9" w14:textId="3771F796" w:rsidR="005505CF" w:rsidRPr="00175413" w:rsidRDefault="005505CF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일자</w:t>
            </w:r>
          </w:p>
        </w:tc>
        <w:tc>
          <w:tcPr>
            <w:tcW w:w="3505" w:type="dxa"/>
            <w:tcPrChange w:id="8" w:author="마인기" w:date="2021-12-27T21:20:00Z">
              <w:tcPr>
                <w:tcW w:w="3769" w:type="dxa"/>
              </w:tcPr>
            </w:tcPrChange>
          </w:tcPr>
          <w:p w14:paraId="1868D70D" w14:textId="70C54042" w:rsidR="005505CF" w:rsidRPr="00175413" w:rsidRDefault="005505CF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내용</w:t>
            </w:r>
          </w:p>
        </w:tc>
        <w:tc>
          <w:tcPr>
            <w:tcW w:w="1289" w:type="dxa"/>
            <w:tcPrChange w:id="9" w:author="마인기" w:date="2021-12-27T21:20:00Z">
              <w:tcPr>
                <w:tcW w:w="893" w:type="dxa"/>
              </w:tcPr>
            </w:tcPrChange>
          </w:tcPr>
          <w:p w14:paraId="090ED655" w14:textId="3FC7CF7E" w:rsidR="005505CF" w:rsidRPr="00175413" w:rsidRDefault="005505CF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작성자</w:t>
            </w:r>
          </w:p>
        </w:tc>
        <w:tc>
          <w:tcPr>
            <w:tcW w:w="1984" w:type="dxa"/>
            <w:tcPrChange w:id="10" w:author="마인기" w:date="2021-12-27T21:20:00Z">
              <w:tcPr>
                <w:tcW w:w="1074" w:type="dxa"/>
              </w:tcPr>
            </w:tcPrChange>
          </w:tcPr>
          <w:p w14:paraId="74AA8A15" w14:textId="6E69F51D" w:rsidR="005505CF" w:rsidRPr="00175413" w:rsidRDefault="005505CF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비고</w:t>
            </w:r>
          </w:p>
        </w:tc>
      </w:tr>
      <w:tr w:rsidR="005505CF" w:rsidRPr="00175413" w14:paraId="673D64F6" w14:textId="77777777" w:rsidTr="00550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PrChange w:id="11" w:author="마인기" w:date="2021-12-27T21:20:00Z">
              <w:tcPr>
                <w:tcW w:w="704" w:type="dxa"/>
              </w:tcPr>
            </w:tcPrChange>
          </w:tcPr>
          <w:p w14:paraId="4A28CC8A" w14:textId="593E6F90" w:rsidR="005505CF" w:rsidRPr="00175413" w:rsidRDefault="005505CF" w:rsidP="00421A61">
            <w:pPr>
              <w:rPr>
                <w:rStyle w:val="af1"/>
                <w:smallCaps w:val="0"/>
                <w:szCs w:val="20"/>
                <w:u w:val="none"/>
              </w:rPr>
            </w:pPr>
            <w:r w:rsidRPr="00175413">
              <w:rPr>
                <w:rStyle w:val="af1"/>
                <w:smallCaps w:val="0"/>
                <w:szCs w:val="20"/>
                <w:u w:val="none"/>
              </w:rPr>
              <w:t>V0.1</w:t>
            </w:r>
          </w:p>
        </w:tc>
        <w:tc>
          <w:tcPr>
            <w:tcW w:w="1585" w:type="dxa"/>
            <w:tcPrChange w:id="12" w:author="마인기" w:date="2021-12-27T21:20:00Z">
              <w:tcPr>
                <w:tcW w:w="1683" w:type="dxa"/>
              </w:tcPr>
            </w:tcPrChange>
          </w:tcPr>
          <w:p w14:paraId="1A3BB894" w14:textId="10E58F93" w:rsidR="005505CF" w:rsidRPr="00175413" w:rsidRDefault="005505CF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175413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175413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021-10-25</w:t>
            </w:r>
          </w:p>
        </w:tc>
        <w:tc>
          <w:tcPr>
            <w:tcW w:w="3505" w:type="dxa"/>
            <w:tcPrChange w:id="13" w:author="마인기" w:date="2021-12-27T21:20:00Z">
              <w:tcPr>
                <w:tcW w:w="3769" w:type="dxa"/>
              </w:tcPr>
            </w:tcPrChange>
          </w:tcPr>
          <w:p w14:paraId="0024D592" w14:textId="20A94C39" w:rsidR="005505CF" w:rsidRPr="00175413" w:rsidRDefault="005505CF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175413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최초 문서 작성</w:t>
            </w:r>
          </w:p>
        </w:tc>
        <w:tc>
          <w:tcPr>
            <w:tcW w:w="1289" w:type="dxa"/>
            <w:tcPrChange w:id="14" w:author="마인기" w:date="2021-12-27T21:20:00Z">
              <w:tcPr>
                <w:tcW w:w="893" w:type="dxa"/>
              </w:tcPr>
            </w:tcPrChange>
          </w:tcPr>
          <w:p w14:paraId="2021E050" w14:textId="2E82FF56" w:rsidR="005505CF" w:rsidRPr="00175413" w:rsidRDefault="00550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pPrChange w:id="15" w:author="마인기" w:date="2021-12-27T21:20:00Z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마인기</w:t>
            </w:r>
          </w:p>
        </w:tc>
        <w:tc>
          <w:tcPr>
            <w:tcW w:w="1984" w:type="dxa"/>
            <w:tcPrChange w:id="16" w:author="마인기" w:date="2021-12-27T21:20:00Z">
              <w:tcPr>
                <w:tcW w:w="1074" w:type="dxa"/>
              </w:tcPr>
            </w:tcPrChange>
          </w:tcPr>
          <w:p w14:paraId="7C65C4D7" w14:textId="77777777" w:rsidR="005505CF" w:rsidRPr="00175413" w:rsidRDefault="005505CF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5505CF" w:rsidRPr="00175413" w14:paraId="3087D25C" w14:textId="77777777" w:rsidTr="00550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PrChange w:id="17" w:author="마인기" w:date="2021-12-27T21:20:00Z">
              <w:tcPr>
                <w:tcW w:w="704" w:type="dxa"/>
              </w:tcPr>
            </w:tcPrChange>
          </w:tcPr>
          <w:p w14:paraId="3957311F" w14:textId="3A619748" w:rsidR="005505CF" w:rsidRPr="002E72DA" w:rsidRDefault="005505CF" w:rsidP="002E72DA">
            <w:pPr>
              <w:rPr>
                <w:rStyle w:val="af1"/>
                <w:smallCaps w:val="0"/>
                <w:szCs w:val="20"/>
                <w:u w:val="none"/>
              </w:rPr>
            </w:pPr>
            <w:r w:rsidRPr="002E72DA"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2E72DA">
              <w:rPr>
                <w:rStyle w:val="af1"/>
                <w:szCs w:val="20"/>
                <w:u w:val="none"/>
              </w:rPr>
              <w:t>0.2</w:t>
            </w:r>
          </w:p>
        </w:tc>
        <w:tc>
          <w:tcPr>
            <w:tcW w:w="1585" w:type="dxa"/>
            <w:tcPrChange w:id="18" w:author="마인기" w:date="2021-12-27T21:20:00Z">
              <w:tcPr>
                <w:tcW w:w="1683" w:type="dxa"/>
              </w:tcPr>
            </w:tcPrChange>
          </w:tcPr>
          <w:p w14:paraId="6104407C" w14:textId="4F3A5E03" w:rsidR="005505CF" w:rsidRPr="002E72DA" w:rsidRDefault="005505CF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2E72DA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2E72DA">
              <w:rPr>
                <w:rStyle w:val="af1"/>
                <w:b w:val="0"/>
                <w:bCs w:val="0"/>
                <w:szCs w:val="20"/>
                <w:u w:val="none"/>
              </w:rPr>
              <w:t>021-10-2</w:t>
            </w:r>
            <w:r>
              <w:rPr>
                <w:rStyle w:val="af1"/>
                <w:b w:val="0"/>
                <w:bCs w:val="0"/>
                <w:szCs w:val="20"/>
                <w:u w:val="none"/>
              </w:rPr>
              <w:t>9</w:t>
            </w:r>
          </w:p>
        </w:tc>
        <w:tc>
          <w:tcPr>
            <w:tcW w:w="3505" w:type="dxa"/>
            <w:tcPrChange w:id="19" w:author="마인기" w:date="2021-12-27T21:20:00Z">
              <w:tcPr>
                <w:tcW w:w="3769" w:type="dxa"/>
              </w:tcPr>
            </w:tcPrChange>
          </w:tcPr>
          <w:p w14:paraId="7B2AC729" w14:textId="0E9B9954" w:rsidR="005505CF" w:rsidRPr="002E72DA" w:rsidRDefault="005505CF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설계 요구 사항 상위 페이지로 이동</w:t>
            </w:r>
          </w:p>
        </w:tc>
        <w:tc>
          <w:tcPr>
            <w:tcW w:w="1289" w:type="dxa"/>
            <w:tcPrChange w:id="20" w:author="마인기" w:date="2021-12-27T21:20:00Z">
              <w:tcPr>
                <w:tcW w:w="893" w:type="dxa"/>
              </w:tcPr>
            </w:tcPrChange>
          </w:tcPr>
          <w:p w14:paraId="3327623C" w14:textId="5A6C46D3" w:rsidR="005505CF" w:rsidRPr="002E72DA" w:rsidRDefault="00550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pPrChange w:id="21" w:author="마인기" w:date="2021-12-27T21:20:00Z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마인기</w:t>
            </w:r>
          </w:p>
        </w:tc>
        <w:tc>
          <w:tcPr>
            <w:tcW w:w="1984" w:type="dxa"/>
            <w:tcPrChange w:id="22" w:author="마인기" w:date="2021-12-27T21:20:00Z">
              <w:tcPr>
                <w:tcW w:w="1074" w:type="dxa"/>
              </w:tcPr>
            </w:tcPrChange>
          </w:tcPr>
          <w:p w14:paraId="0C583F7A" w14:textId="77777777" w:rsidR="005505CF" w:rsidRPr="002E72DA" w:rsidRDefault="005505CF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5505CF" w:rsidRPr="00175413" w14:paraId="1D8E3113" w14:textId="77777777" w:rsidTr="00550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PrChange w:id="23" w:author="마인기" w:date="2021-12-27T21:20:00Z">
              <w:tcPr>
                <w:tcW w:w="704" w:type="dxa"/>
              </w:tcPr>
            </w:tcPrChange>
          </w:tcPr>
          <w:p w14:paraId="659DDF3F" w14:textId="5AC49D34" w:rsidR="005505CF" w:rsidRPr="002E72DA" w:rsidRDefault="005505CF" w:rsidP="00BC4953">
            <w:pPr>
              <w:rPr>
                <w:rStyle w:val="af1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82253C">
              <w:rPr>
                <w:rStyle w:val="af1"/>
                <w:smallCaps w:val="0"/>
                <w:szCs w:val="20"/>
                <w:u w:val="none"/>
              </w:rPr>
              <w:t>0.3</w:t>
            </w:r>
          </w:p>
        </w:tc>
        <w:tc>
          <w:tcPr>
            <w:tcW w:w="1585" w:type="dxa"/>
            <w:tcPrChange w:id="24" w:author="마인기" w:date="2021-12-27T21:20:00Z">
              <w:tcPr>
                <w:tcW w:w="1683" w:type="dxa"/>
              </w:tcPr>
            </w:tcPrChange>
          </w:tcPr>
          <w:p w14:paraId="748A6D31" w14:textId="43CFAE67" w:rsidR="005505CF" w:rsidRPr="002E72DA" w:rsidRDefault="005505C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82253C">
              <w:rPr>
                <w:rStyle w:val="af1"/>
                <w:rFonts w:hint="eastAsia"/>
                <w:b w:val="0"/>
                <w:bCs w:val="0"/>
                <w:szCs w:val="20"/>
                <w:u w:val="none"/>
              </w:rPr>
              <w:t>2</w:t>
            </w:r>
            <w:r w:rsidRPr="0082253C">
              <w:rPr>
                <w:rStyle w:val="af1"/>
                <w:b w:val="0"/>
                <w:bCs w:val="0"/>
                <w:szCs w:val="20"/>
                <w:u w:val="none"/>
              </w:rPr>
              <w:t>021-</w:t>
            </w:r>
            <w:r>
              <w:rPr>
                <w:rStyle w:val="af1"/>
                <w:b w:val="0"/>
                <w:bCs w:val="0"/>
                <w:szCs w:val="20"/>
                <w:u w:val="none"/>
              </w:rPr>
              <w:t>12-</w:t>
            </w:r>
            <w:r>
              <w:rPr>
                <w:rStyle w:val="af1"/>
                <w:rFonts w:hint="eastAsia"/>
                <w:b w:val="0"/>
                <w:bCs w:val="0"/>
                <w:szCs w:val="20"/>
                <w:u w:val="none"/>
              </w:rPr>
              <w:t>13</w:t>
            </w:r>
          </w:p>
        </w:tc>
        <w:tc>
          <w:tcPr>
            <w:tcW w:w="3505" w:type="dxa"/>
            <w:tcPrChange w:id="25" w:author="마인기" w:date="2021-12-27T21:20:00Z">
              <w:tcPr>
                <w:tcW w:w="3769" w:type="dxa"/>
              </w:tcPr>
            </w:tcPrChange>
          </w:tcPr>
          <w:p w14:paraId="7D8BF3EC" w14:textId="11628F72" w:rsidR="005505CF" w:rsidRPr="002E72DA" w:rsidRDefault="005505C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T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ask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단위 모듈 설계 추가</w:t>
            </w:r>
          </w:p>
        </w:tc>
        <w:tc>
          <w:tcPr>
            <w:tcW w:w="1289" w:type="dxa"/>
            <w:tcPrChange w:id="26" w:author="마인기" w:date="2021-12-27T21:20:00Z">
              <w:tcPr>
                <w:tcW w:w="893" w:type="dxa"/>
              </w:tcPr>
            </w:tcPrChange>
          </w:tcPr>
          <w:p w14:paraId="7D19A023" w14:textId="0D25BCB8" w:rsidR="005505CF" w:rsidRPr="002E72DA" w:rsidRDefault="00550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pPrChange w:id="27" w:author="마인기" w:date="2021-12-27T21:20:00Z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마인기</w:t>
            </w:r>
          </w:p>
        </w:tc>
        <w:tc>
          <w:tcPr>
            <w:tcW w:w="1984" w:type="dxa"/>
            <w:tcPrChange w:id="28" w:author="마인기" w:date="2021-12-27T21:20:00Z">
              <w:tcPr>
                <w:tcW w:w="1074" w:type="dxa"/>
              </w:tcPr>
            </w:tcPrChange>
          </w:tcPr>
          <w:p w14:paraId="2B34A442" w14:textId="77777777" w:rsidR="005505CF" w:rsidRPr="002E72DA" w:rsidRDefault="005505C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5505CF" w:rsidRPr="00175413" w14:paraId="74EC4318" w14:textId="77777777" w:rsidTr="00550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PrChange w:id="29" w:author="마인기" w:date="2021-12-27T21:20:00Z">
              <w:tcPr>
                <w:tcW w:w="704" w:type="dxa"/>
              </w:tcPr>
            </w:tcPrChange>
          </w:tcPr>
          <w:p w14:paraId="72FD691C" w14:textId="52B7CAE8" w:rsidR="005505CF" w:rsidRPr="002E72DA" w:rsidRDefault="005505CF" w:rsidP="00BC4953">
            <w:pPr>
              <w:rPr>
                <w:rStyle w:val="af1"/>
                <w:smallCaps w:val="0"/>
                <w:szCs w:val="20"/>
                <w:u w:val="none"/>
              </w:rPr>
            </w:pPr>
            <w:r>
              <w:rPr>
                <w:rStyle w:val="af1"/>
                <w:smallCaps w:val="0"/>
                <w:szCs w:val="20"/>
                <w:u w:val="none"/>
              </w:rPr>
              <w:t>V0.4</w:t>
            </w:r>
          </w:p>
        </w:tc>
        <w:tc>
          <w:tcPr>
            <w:tcW w:w="1585" w:type="dxa"/>
            <w:tcPrChange w:id="30" w:author="마인기" w:date="2021-12-27T21:20:00Z">
              <w:tcPr>
                <w:tcW w:w="1683" w:type="dxa"/>
              </w:tcPr>
            </w:tcPrChange>
          </w:tcPr>
          <w:p w14:paraId="7EB654C0" w14:textId="5BA8B369" w:rsidR="005505CF" w:rsidRPr="002E72DA" w:rsidRDefault="005505C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021-12-17</w:t>
            </w:r>
          </w:p>
        </w:tc>
        <w:tc>
          <w:tcPr>
            <w:tcW w:w="3505" w:type="dxa"/>
            <w:tcPrChange w:id="31" w:author="마인기" w:date="2021-12-27T21:20:00Z">
              <w:tcPr>
                <w:tcW w:w="3769" w:type="dxa"/>
              </w:tcPr>
            </w:tcPrChange>
          </w:tcPr>
          <w:p w14:paraId="35C2876A" w14:textId="77777777" w:rsidR="005505CF" w:rsidRDefault="005505C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W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BS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추가</w:t>
            </w:r>
          </w:p>
          <w:p w14:paraId="33DE3413" w14:textId="125EB775" w:rsidR="005505CF" w:rsidRPr="002E72DA" w:rsidRDefault="005505C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문서 </w:t>
            </w:r>
            <w:r w:rsidRPr="00751061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참조 관련 사항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 추가</w:t>
            </w:r>
          </w:p>
        </w:tc>
        <w:tc>
          <w:tcPr>
            <w:tcW w:w="1289" w:type="dxa"/>
            <w:tcPrChange w:id="32" w:author="마인기" w:date="2021-12-27T21:20:00Z">
              <w:tcPr>
                <w:tcW w:w="893" w:type="dxa"/>
              </w:tcPr>
            </w:tcPrChange>
          </w:tcPr>
          <w:p w14:paraId="6E808D26" w14:textId="651335AF" w:rsidR="005505CF" w:rsidRPr="002E72DA" w:rsidRDefault="00550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pPrChange w:id="33" w:author="마인기" w:date="2021-12-27T21:20:00Z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마인기</w:t>
            </w:r>
          </w:p>
        </w:tc>
        <w:tc>
          <w:tcPr>
            <w:tcW w:w="1984" w:type="dxa"/>
            <w:tcPrChange w:id="34" w:author="마인기" w:date="2021-12-27T21:20:00Z">
              <w:tcPr>
                <w:tcW w:w="1074" w:type="dxa"/>
              </w:tcPr>
            </w:tcPrChange>
          </w:tcPr>
          <w:p w14:paraId="12A23C34" w14:textId="77777777" w:rsidR="005505CF" w:rsidRPr="002E72DA" w:rsidRDefault="005505C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5505CF" w:rsidRPr="00175413" w14:paraId="70BB067B" w14:textId="77777777" w:rsidTr="00550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PrChange w:id="35" w:author="마인기" w:date="2021-12-27T21:20:00Z">
              <w:tcPr>
                <w:tcW w:w="704" w:type="dxa"/>
              </w:tcPr>
            </w:tcPrChange>
          </w:tcPr>
          <w:p w14:paraId="26D6F65E" w14:textId="05C61934" w:rsidR="005505CF" w:rsidRPr="002E72DA" w:rsidRDefault="005505CF" w:rsidP="00BC4953">
            <w:pPr>
              <w:rPr>
                <w:rStyle w:val="af1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>
              <w:rPr>
                <w:rStyle w:val="af1"/>
                <w:smallCaps w:val="0"/>
                <w:szCs w:val="20"/>
                <w:u w:val="none"/>
              </w:rPr>
              <w:t>0.5</w:t>
            </w:r>
          </w:p>
        </w:tc>
        <w:tc>
          <w:tcPr>
            <w:tcW w:w="1585" w:type="dxa"/>
            <w:tcPrChange w:id="36" w:author="마인기" w:date="2021-12-27T21:20:00Z">
              <w:tcPr>
                <w:tcW w:w="1683" w:type="dxa"/>
              </w:tcPr>
            </w:tcPrChange>
          </w:tcPr>
          <w:p w14:paraId="1FB6375D" w14:textId="4BA07C43" w:rsidR="005505CF" w:rsidRPr="002E72DA" w:rsidRDefault="005505C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021-12-22</w:t>
            </w:r>
          </w:p>
        </w:tc>
        <w:tc>
          <w:tcPr>
            <w:tcW w:w="3505" w:type="dxa"/>
            <w:tcPrChange w:id="37" w:author="마인기" w:date="2021-12-27T21:20:00Z">
              <w:tcPr>
                <w:tcW w:w="3769" w:type="dxa"/>
              </w:tcPr>
            </w:tcPrChange>
          </w:tcPr>
          <w:p w14:paraId="417D4614" w14:textId="1A082C9A" w:rsidR="005505CF" w:rsidRDefault="005505C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A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rchitecture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변경 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(Driver)</w:t>
            </w:r>
          </w:p>
          <w:p w14:paraId="65CBC734" w14:textId="77777777" w:rsidR="005505CF" w:rsidRDefault="005505C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G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remlin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관련 내용 삭제</w:t>
            </w:r>
          </w:p>
          <w:p w14:paraId="2C769BA4" w14:textId="1A90C0EE" w:rsidR="005505CF" w:rsidRPr="00680742" w:rsidRDefault="005505C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680742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G</w:t>
            </w:r>
            <w:r w:rsidRPr="00680742">
              <w:rPr>
                <w:rStyle w:val="af1"/>
                <w:b w:val="0"/>
                <w:bCs w:val="0"/>
                <w:szCs w:val="20"/>
                <w:u w:val="none"/>
              </w:rPr>
              <w:t xml:space="preserve">QL </w:t>
            </w:r>
            <w:r w:rsidRPr="00680742">
              <w:rPr>
                <w:rStyle w:val="af1"/>
                <w:rFonts w:hint="eastAsia"/>
                <w:b w:val="0"/>
                <w:bCs w:val="0"/>
                <w:szCs w:val="20"/>
                <w:u w:val="none"/>
              </w:rPr>
              <w:t>관련 내용 추가</w:t>
            </w:r>
          </w:p>
        </w:tc>
        <w:tc>
          <w:tcPr>
            <w:tcW w:w="1289" w:type="dxa"/>
            <w:tcPrChange w:id="38" w:author="마인기" w:date="2021-12-27T21:20:00Z">
              <w:tcPr>
                <w:tcW w:w="893" w:type="dxa"/>
              </w:tcPr>
            </w:tcPrChange>
          </w:tcPr>
          <w:p w14:paraId="5D3DA689" w14:textId="19204303" w:rsidR="005505CF" w:rsidRPr="002E72DA" w:rsidRDefault="00550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pPrChange w:id="39" w:author="마인기" w:date="2021-12-27T21:20:00Z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마인기</w:t>
            </w:r>
          </w:p>
        </w:tc>
        <w:tc>
          <w:tcPr>
            <w:tcW w:w="1984" w:type="dxa"/>
            <w:tcPrChange w:id="40" w:author="마인기" w:date="2021-12-27T21:20:00Z">
              <w:tcPr>
                <w:tcW w:w="1074" w:type="dxa"/>
              </w:tcPr>
            </w:tcPrChange>
          </w:tcPr>
          <w:p w14:paraId="01ECB3D1" w14:textId="77777777" w:rsidR="005505CF" w:rsidRPr="002E72DA" w:rsidRDefault="005505C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5505CF" w:rsidRPr="00175413" w14:paraId="2D67DA35" w14:textId="77777777" w:rsidTr="00550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PrChange w:id="41" w:author="마인기" w:date="2021-12-27T21:20:00Z">
              <w:tcPr>
                <w:tcW w:w="704" w:type="dxa"/>
              </w:tcPr>
            </w:tcPrChange>
          </w:tcPr>
          <w:p w14:paraId="51F4874F" w14:textId="60330EAB" w:rsidR="005505CF" w:rsidRPr="005505CF" w:rsidRDefault="005505CF" w:rsidP="00BC4953">
            <w:pPr>
              <w:rPr>
                <w:rStyle w:val="af1"/>
                <w:smallCaps w:val="0"/>
                <w:szCs w:val="20"/>
                <w:u w:val="none"/>
              </w:rPr>
            </w:pPr>
            <w:ins w:id="42" w:author="마인기" w:date="2021-12-27T21:21:00Z">
              <w:r w:rsidRPr="004E2DDF">
                <w:rPr>
                  <w:rStyle w:val="af1"/>
                  <w:rFonts w:hint="eastAsia"/>
                  <w:smallCaps w:val="0"/>
                  <w:szCs w:val="20"/>
                  <w:u w:val="none"/>
                </w:rPr>
                <w:t>V</w:t>
              </w:r>
              <w:r w:rsidRPr="005505CF">
                <w:rPr>
                  <w:rStyle w:val="af1"/>
                  <w:szCs w:val="20"/>
                  <w:u w:val="none"/>
                  <w:rPrChange w:id="43" w:author="마인기" w:date="2021-12-27T21:21:00Z">
                    <w:rPr>
                      <w:rStyle w:val="af1"/>
                      <w:szCs w:val="20"/>
                    </w:rPr>
                  </w:rPrChange>
                </w:rPr>
                <w:t>0.6</w:t>
              </w:r>
            </w:ins>
          </w:p>
        </w:tc>
        <w:tc>
          <w:tcPr>
            <w:tcW w:w="1585" w:type="dxa"/>
            <w:tcPrChange w:id="44" w:author="마인기" w:date="2021-12-27T21:20:00Z">
              <w:tcPr>
                <w:tcW w:w="1683" w:type="dxa"/>
              </w:tcPr>
            </w:tcPrChange>
          </w:tcPr>
          <w:p w14:paraId="2CF7BE63" w14:textId="56A09179" w:rsidR="005505CF" w:rsidRPr="002E72DA" w:rsidRDefault="00326867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ins w:id="45" w:author="마인기" w:date="2021-12-27T21:21:00Z">
              <w:r>
                <w:rPr>
                  <w:rStyle w:val="af1"/>
                  <w:b w:val="0"/>
                  <w:bCs w:val="0"/>
                  <w:smallCaps w:val="0"/>
                  <w:szCs w:val="20"/>
                  <w:u w:val="none"/>
                </w:rPr>
                <w:t>2021-12-27</w:t>
              </w:r>
            </w:ins>
          </w:p>
        </w:tc>
        <w:tc>
          <w:tcPr>
            <w:tcW w:w="3505" w:type="dxa"/>
            <w:tcPrChange w:id="46" w:author="마인기" w:date="2021-12-27T21:20:00Z">
              <w:tcPr>
                <w:tcW w:w="3769" w:type="dxa"/>
              </w:tcPr>
            </w:tcPrChange>
          </w:tcPr>
          <w:p w14:paraId="5DD91649" w14:textId="205C02DF" w:rsidR="001678F5" w:rsidRDefault="001678F5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47" w:author="마인기" w:date="2021-12-27T21:26:00Z"/>
                <w:rStyle w:val="af1"/>
                <w:b w:val="0"/>
                <w:bCs w:val="0"/>
                <w:szCs w:val="20"/>
                <w:u w:val="none"/>
              </w:rPr>
            </w:pPr>
            <w:ins w:id="48" w:author="마인기" w:date="2021-12-27T21:26:00Z">
              <w:r w:rsidRPr="001678F5">
                <w:rPr>
                  <w:rStyle w:val="af1"/>
                  <w:rFonts w:hint="eastAsia"/>
                  <w:b w:val="0"/>
                  <w:bCs w:val="0"/>
                  <w:szCs w:val="20"/>
                  <w:u w:val="none"/>
                  <w:rPrChange w:id="49" w:author="마인기" w:date="2021-12-27T21:26:00Z">
                    <w:rPr>
                      <w:rStyle w:val="af1"/>
                      <w:rFonts w:hint="eastAsia"/>
                      <w:szCs w:val="20"/>
                    </w:rPr>
                  </w:rPrChange>
                </w:rPr>
                <w:t>리뷰</w:t>
              </w:r>
              <w:r w:rsidRPr="001678F5">
                <w:rPr>
                  <w:rStyle w:val="af1"/>
                  <w:b w:val="0"/>
                  <w:bCs w:val="0"/>
                  <w:szCs w:val="20"/>
                  <w:u w:val="none"/>
                  <w:rPrChange w:id="50" w:author="마인기" w:date="2021-12-27T21:26:00Z">
                    <w:rPr>
                      <w:rStyle w:val="af1"/>
                      <w:szCs w:val="20"/>
                    </w:rPr>
                  </w:rPrChange>
                </w:rPr>
                <w:t xml:space="preserve"> </w:t>
              </w:r>
              <w:r w:rsidRPr="001678F5">
                <w:rPr>
                  <w:rStyle w:val="af1"/>
                  <w:rFonts w:hint="eastAsia"/>
                  <w:b w:val="0"/>
                  <w:bCs w:val="0"/>
                  <w:szCs w:val="20"/>
                  <w:u w:val="none"/>
                  <w:rPrChange w:id="51" w:author="마인기" w:date="2021-12-27T21:26:00Z">
                    <w:rPr>
                      <w:rStyle w:val="af1"/>
                      <w:rFonts w:hint="eastAsia"/>
                      <w:szCs w:val="20"/>
                    </w:rPr>
                  </w:rPrChange>
                </w:rPr>
                <w:t>후</w:t>
              </w:r>
              <w:r w:rsidRPr="001678F5">
                <w:rPr>
                  <w:rStyle w:val="af1"/>
                  <w:b w:val="0"/>
                  <w:bCs w:val="0"/>
                  <w:szCs w:val="20"/>
                  <w:u w:val="none"/>
                  <w:rPrChange w:id="52" w:author="마인기" w:date="2021-12-27T21:26:00Z">
                    <w:rPr>
                      <w:rStyle w:val="af1"/>
                      <w:szCs w:val="20"/>
                    </w:rPr>
                  </w:rPrChange>
                </w:rPr>
                <w:t xml:space="preserve"> </w:t>
              </w:r>
              <w:r w:rsidRPr="001678F5">
                <w:rPr>
                  <w:rStyle w:val="af1"/>
                  <w:rFonts w:hint="eastAsia"/>
                  <w:b w:val="0"/>
                  <w:bCs w:val="0"/>
                  <w:szCs w:val="20"/>
                  <w:u w:val="none"/>
                  <w:rPrChange w:id="53" w:author="마인기" w:date="2021-12-27T21:26:00Z">
                    <w:rPr>
                      <w:rStyle w:val="af1"/>
                      <w:rFonts w:hint="eastAsia"/>
                      <w:szCs w:val="20"/>
                    </w:rPr>
                  </w:rPrChange>
                </w:rPr>
                <w:t>변경사항</w:t>
              </w:r>
              <w:r w:rsidRPr="001678F5">
                <w:rPr>
                  <w:rStyle w:val="af1"/>
                  <w:b w:val="0"/>
                  <w:bCs w:val="0"/>
                  <w:szCs w:val="20"/>
                  <w:u w:val="none"/>
                  <w:rPrChange w:id="54" w:author="마인기" w:date="2021-12-27T21:26:00Z">
                    <w:rPr>
                      <w:rStyle w:val="af1"/>
                      <w:szCs w:val="20"/>
                    </w:rPr>
                  </w:rPrChange>
                </w:rPr>
                <w:t xml:space="preserve"> </w:t>
              </w:r>
              <w:r w:rsidRPr="001678F5">
                <w:rPr>
                  <w:rStyle w:val="af1"/>
                  <w:rFonts w:hint="eastAsia"/>
                  <w:b w:val="0"/>
                  <w:bCs w:val="0"/>
                  <w:szCs w:val="20"/>
                  <w:u w:val="none"/>
                  <w:rPrChange w:id="55" w:author="마인기" w:date="2021-12-27T21:26:00Z">
                    <w:rPr>
                      <w:rStyle w:val="af1"/>
                      <w:rFonts w:hint="eastAsia"/>
                      <w:szCs w:val="20"/>
                    </w:rPr>
                  </w:rPrChange>
                </w:rPr>
                <w:t>반영</w:t>
              </w:r>
            </w:ins>
          </w:p>
          <w:p w14:paraId="2E681C73" w14:textId="77777777" w:rsidR="007C116A" w:rsidRDefault="001678F5" w:rsidP="007C116A">
            <w:pPr>
              <w:pStyle w:val="a8"/>
              <w:numPr>
                <w:ilvl w:val="0"/>
                <w:numId w:val="53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6" w:author="마인기" w:date="2021-12-27T21:32:00Z"/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ins w:id="57" w:author="마인기" w:date="2021-12-27T21:26:00Z">
              <w:r w:rsidRPr="007C116A">
                <w:rPr>
                  <w:rStyle w:val="af1"/>
                  <w:rFonts w:hint="eastAsia"/>
                  <w:b w:val="0"/>
                  <w:bCs w:val="0"/>
                  <w:smallCaps w:val="0"/>
                  <w:szCs w:val="20"/>
                  <w:u w:val="none"/>
                </w:rPr>
                <w:t xml:space="preserve">오탈자 수정 </w:t>
              </w:r>
            </w:ins>
            <w:ins w:id="58" w:author="마인기" w:date="2021-12-27T21:31:00Z">
              <w:r w:rsidR="007C116A" w:rsidRPr="007C116A">
                <w:rPr>
                  <w:rStyle w:val="af1"/>
                  <w:rFonts w:hint="eastAsia"/>
                  <w:b w:val="0"/>
                  <w:bCs w:val="0"/>
                  <w:smallCaps w:val="0"/>
                  <w:szCs w:val="20"/>
                  <w:u w:val="none"/>
                </w:rPr>
                <w:t>b</w:t>
              </w:r>
              <w:r w:rsidR="007C116A" w:rsidRPr="007C116A">
                <w:rPr>
                  <w:rStyle w:val="af1"/>
                  <w:b w:val="0"/>
                  <w:bCs w:val="0"/>
                  <w:smallCaps w:val="0"/>
                  <w:szCs w:val="20"/>
                  <w:u w:val="none"/>
                </w:rPr>
                <w:t>y</w:t>
              </w:r>
            </w:ins>
            <w:ins w:id="59" w:author="마인기" w:date="2021-12-27T21:32:00Z">
              <w:r w:rsidR="007C116A" w:rsidRPr="007C116A">
                <w:rPr>
                  <w:rStyle w:val="af1"/>
                  <w:rFonts w:hint="eastAsia"/>
                  <w:b w:val="0"/>
                  <w:bCs w:val="0"/>
                  <w:smallCaps w:val="0"/>
                  <w:szCs w:val="20"/>
                  <w:u w:val="none"/>
                </w:rPr>
                <w:t xml:space="preserve"> </w:t>
              </w:r>
              <w:r w:rsidR="007C116A" w:rsidRPr="007C116A">
                <w:rPr>
                  <w:rStyle w:val="af1"/>
                  <w:rFonts w:hint="eastAsia"/>
                  <w:b w:val="0"/>
                  <w:bCs w:val="0"/>
                  <w:smallCaps w:val="0"/>
                  <w:szCs w:val="20"/>
                  <w:u w:val="none"/>
                </w:rPr>
                <w:t>한기수</w:t>
              </w:r>
              <w:r w:rsidR="007C116A">
                <w:rPr>
                  <w:rStyle w:val="af1"/>
                  <w:rFonts w:hint="eastAsia"/>
                  <w:b w:val="0"/>
                  <w:bCs w:val="0"/>
                  <w:smallCaps w:val="0"/>
                  <w:szCs w:val="20"/>
                  <w:u w:val="none"/>
                </w:rPr>
                <w:t xml:space="preserve"> </w:t>
              </w:r>
              <w:r w:rsidR="007C116A" w:rsidRPr="007C116A">
                <w:rPr>
                  <w:rStyle w:val="af1"/>
                  <w:rFonts w:hint="eastAsia"/>
                  <w:b w:val="0"/>
                  <w:bCs w:val="0"/>
                  <w:smallCaps w:val="0"/>
                  <w:szCs w:val="20"/>
                  <w:u w:val="none"/>
                </w:rPr>
                <w:t>이사님</w:t>
              </w:r>
              <w:r w:rsidR="007C116A" w:rsidRPr="007C116A">
                <w:rPr>
                  <w:rStyle w:val="af1"/>
                  <w:rFonts w:hint="eastAsia"/>
                  <w:b w:val="0"/>
                  <w:bCs w:val="0"/>
                  <w:smallCaps w:val="0"/>
                  <w:szCs w:val="20"/>
                  <w:u w:val="none"/>
                </w:rPr>
                <w:t xml:space="preserve"> </w:t>
              </w:r>
            </w:ins>
          </w:p>
          <w:p w14:paraId="374FA9E4" w14:textId="5588B24D" w:rsidR="005505CF" w:rsidRPr="007C116A" w:rsidRDefault="001678F5" w:rsidP="007C116A">
            <w:pPr>
              <w:pStyle w:val="a8"/>
              <w:numPr>
                <w:ilvl w:val="0"/>
                <w:numId w:val="53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pPrChange w:id="60" w:author="마인기" w:date="2021-12-27T21:32:00Z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ins w:id="61" w:author="마인기" w:date="2021-12-27T21:26:00Z">
              <w:r w:rsidRPr="007C116A">
                <w:rPr>
                  <w:rStyle w:val="af1"/>
                  <w:rFonts w:hint="eastAsia"/>
                  <w:b w:val="0"/>
                  <w:bCs w:val="0"/>
                  <w:smallCaps w:val="0"/>
                  <w:szCs w:val="20"/>
                  <w:u w:val="none"/>
                </w:rPr>
                <w:t>내용 업데이트</w:t>
              </w:r>
            </w:ins>
            <w:ins w:id="62" w:author="마인기" w:date="2021-12-27T21:32:00Z">
              <w:r w:rsidR="00BA27C9">
                <w:rPr>
                  <w:rStyle w:val="af1"/>
                  <w:rFonts w:hint="eastAsia"/>
                  <w:b w:val="0"/>
                  <w:bCs w:val="0"/>
                  <w:smallCaps w:val="0"/>
                  <w:szCs w:val="20"/>
                  <w:u w:val="none"/>
                </w:rPr>
                <w:t>b</w:t>
              </w:r>
            </w:ins>
            <w:ins w:id="63" w:author="마인기" w:date="2021-12-27T21:26:00Z">
              <w:r w:rsidRPr="007C116A">
                <w:rPr>
                  <w:rStyle w:val="af1"/>
                  <w:b w:val="0"/>
                  <w:bCs w:val="0"/>
                  <w:smallCaps w:val="0"/>
                  <w:szCs w:val="20"/>
                  <w:u w:val="none"/>
                </w:rPr>
                <w:t>y</w:t>
              </w:r>
            </w:ins>
            <w:ins w:id="64" w:author="마인기" w:date="2021-12-27T21:22:00Z">
              <w:r w:rsidR="00656E60" w:rsidRPr="007C116A">
                <w:rPr>
                  <w:rStyle w:val="af1"/>
                  <w:rFonts w:hint="eastAsia"/>
                  <w:b w:val="0"/>
                  <w:bCs w:val="0"/>
                  <w:smallCaps w:val="0"/>
                  <w:szCs w:val="20"/>
                  <w:u w:val="none"/>
                </w:rPr>
                <w:t>오명환 상무님</w:t>
              </w:r>
            </w:ins>
          </w:p>
        </w:tc>
        <w:tc>
          <w:tcPr>
            <w:tcW w:w="1289" w:type="dxa"/>
            <w:tcPrChange w:id="65" w:author="마인기" w:date="2021-12-27T21:20:00Z">
              <w:tcPr>
                <w:tcW w:w="893" w:type="dxa"/>
              </w:tcPr>
            </w:tcPrChange>
          </w:tcPr>
          <w:p w14:paraId="06356613" w14:textId="18DE771A" w:rsidR="005505CF" w:rsidRPr="002E72DA" w:rsidRDefault="003268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pPrChange w:id="66" w:author="마인기" w:date="2021-12-27T21:20:00Z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ins w:id="67" w:author="마인기" w:date="2021-12-27T21:21:00Z">
              <w:r>
                <w:rPr>
                  <w:rStyle w:val="af1"/>
                  <w:rFonts w:hint="eastAsia"/>
                  <w:b w:val="0"/>
                  <w:bCs w:val="0"/>
                  <w:smallCaps w:val="0"/>
                  <w:szCs w:val="20"/>
                  <w:u w:val="none"/>
                </w:rPr>
                <w:t>마인기</w:t>
              </w:r>
            </w:ins>
          </w:p>
        </w:tc>
        <w:tc>
          <w:tcPr>
            <w:tcW w:w="1984" w:type="dxa"/>
            <w:tcPrChange w:id="68" w:author="마인기" w:date="2021-12-27T21:20:00Z">
              <w:tcPr>
                <w:tcW w:w="1074" w:type="dxa"/>
              </w:tcPr>
            </w:tcPrChange>
          </w:tcPr>
          <w:p w14:paraId="2528E863" w14:textId="77777777" w:rsidR="005505CF" w:rsidRPr="002E72DA" w:rsidRDefault="005505C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5505CF" w:rsidRPr="00175413" w14:paraId="24D58BF4" w14:textId="77777777" w:rsidTr="00550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PrChange w:id="69" w:author="마인기" w:date="2021-12-27T21:20:00Z">
              <w:tcPr>
                <w:tcW w:w="704" w:type="dxa"/>
              </w:tcPr>
            </w:tcPrChange>
          </w:tcPr>
          <w:p w14:paraId="042AFE98" w14:textId="77777777" w:rsidR="005505CF" w:rsidRPr="002E72DA" w:rsidRDefault="005505CF" w:rsidP="00BC4953">
            <w:pPr>
              <w:rPr>
                <w:rStyle w:val="af1"/>
                <w:smallCaps w:val="0"/>
                <w:szCs w:val="20"/>
                <w:u w:val="none"/>
              </w:rPr>
            </w:pPr>
          </w:p>
        </w:tc>
        <w:tc>
          <w:tcPr>
            <w:tcW w:w="1585" w:type="dxa"/>
            <w:tcPrChange w:id="70" w:author="마인기" w:date="2021-12-27T21:20:00Z">
              <w:tcPr>
                <w:tcW w:w="1683" w:type="dxa"/>
              </w:tcPr>
            </w:tcPrChange>
          </w:tcPr>
          <w:p w14:paraId="0075D0CF" w14:textId="77777777" w:rsidR="005505CF" w:rsidRPr="002E72DA" w:rsidRDefault="005505C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3505" w:type="dxa"/>
            <w:tcPrChange w:id="71" w:author="마인기" w:date="2021-12-27T21:20:00Z">
              <w:tcPr>
                <w:tcW w:w="3769" w:type="dxa"/>
              </w:tcPr>
            </w:tcPrChange>
          </w:tcPr>
          <w:p w14:paraId="42D84288" w14:textId="77777777" w:rsidR="005505CF" w:rsidRPr="002E72DA" w:rsidRDefault="005505C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289" w:type="dxa"/>
            <w:tcPrChange w:id="72" w:author="마인기" w:date="2021-12-27T21:20:00Z">
              <w:tcPr>
                <w:tcW w:w="893" w:type="dxa"/>
              </w:tcPr>
            </w:tcPrChange>
          </w:tcPr>
          <w:p w14:paraId="7D7D311F" w14:textId="77777777" w:rsidR="005505CF" w:rsidRPr="002E72DA" w:rsidRDefault="00550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pPrChange w:id="73" w:author="마인기" w:date="2021-12-27T21:20:00Z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</w:p>
        </w:tc>
        <w:tc>
          <w:tcPr>
            <w:tcW w:w="1984" w:type="dxa"/>
            <w:tcPrChange w:id="74" w:author="마인기" w:date="2021-12-27T21:20:00Z">
              <w:tcPr>
                <w:tcW w:w="1074" w:type="dxa"/>
              </w:tcPr>
            </w:tcPrChange>
          </w:tcPr>
          <w:p w14:paraId="130AEA92" w14:textId="77777777" w:rsidR="005505CF" w:rsidRPr="002E72DA" w:rsidRDefault="005505C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</w:tbl>
    <w:p w14:paraId="256077D4" w14:textId="1BE49F9C" w:rsidR="00B65D4A" w:rsidRPr="00175413" w:rsidRDefault="00B65D4A" w:rsidP="003F3F4F">
      <w:pPr>
        <w:rPr>
          <w:rStyle w:val="af1"/>
          <w:b w:val="0"/>
          <w:bCs w:val="0"/>
          <w:u w:val="none"/>
        </w:rPr>
      </w:pPr>
    </w:p>
    <w:p w14:paraId="04100B71" w14:textId="02ECD5CC" w:rsidR="00DA38B3" w:rsidRPr="00175413" w:rsidRDefault="00DA38B3" w:rsidP="003F3F4F">
      <w:pPr>
        <w:rPr>
          <w:rStyle w:val="af1"/>
          <w:b w:val="0"/>
          <w:bCs w:val="0"/>
          <w:u w:val="none"/>
        </w:rPr>
      </w:pPr>
    </w:p>
    <w:p w14:paraId="52D2B1AC" w14:textId="77F7070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5AD56578" w14:textId="47A282D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40822834" w14:textId="5C4D324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188E8A0A" w14:textId="2F52569C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04D16243" w14:textId="6FB351AB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4D510934" w14:textId="4879E440" w:rsidR="002138F2" w:rsidRDefault="002138F2" w:rsidP="003F3F4F">
      <w:pPr>
        <w:rPr>
          <w:rStyle w:val="af1"/>
          <w:b w:val="0"/>
          <w:bCs w:val="0"/>
          <w:u w:val="none"/>
        </w:rPr>
      </w:pPr>
    </w:p>
    <w:p w14:paraId="07363D3A" w14:textId="46D7829B" w:rsidR="0041350A" w:rsidRDefault="0041350A" w:rsidP="003F3F4F">
      <w:pPr>
        <w:rPr>
          <w:rStyle w:val="af1"/>
          <w:b w:val="0"/>
          <w:bCs w:val="0"/>
          <w:u w:val="none"/>
        </w:rPr>
      </w:pPr>
    </w:p>
    <w:p w14:paraId="54BA5869" w14:textId="0BDEA7C3" w:rsidR="0041350A" w:rsidRDefault="0041350A" w:rsidP="003F3F4F">
      <w:pPr>
        <w:rPr>
          <w:rStyle w:val="af1"/>
          <w:b w:val="0"/>
          <w:bCs w:val="0"/>
          <w:u w:val="none"/>
        </w:rPr>
      </w:pPr>
    </w:p>
    <w:p w14:paraId="77D6A1BA" w14:textId="77777777" w:rsidR="0041350A" w:rsidRPr="00175413" w:rsidRDefault="0041350A" w:rsidP="003F3F4F">
      <w:pPr>
        <w:rPr>
          <w:rStyle w:val="af1"/>
          <w:b w:val="0"/>
          <w:bCs w:val="0"/>
          <w:u w:val="none"/>
        </w:rPr>
      </w:pPr>
    </w:p>
    <w:p w14:paraId="401A8A0E" w14:textId="552F1B11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0B2E4F2B" w14:textId="0A9FDEFE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323A7CDB" w14:textId="1BD4FCA7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54ED5B6C" w14:textId="30D92663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15A269E0" w14:textId="12C47BE9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16D262B4" w14:textId="20214AB1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383B1DBA" w14:textId="77777777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6427CEBE" w14:textId="29AAB741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1544FC6D" w14:textId="77777777" w:rsidR="00175413" w:rsidRPr="00175413" w:rsidRDefault="00175413" w:rsidP="003F3F4F">
      <w:pPr>
        <w:rPr>
          <w:rStyle w:val="af1"/>
          <w:b w:val="0"/>
          <w:bCs w:val="0"/>
          <w:u w:val="none"/>
        </w:rPr>
      </w:pPr>
    </w:p>
    <w:p w14:paraId="028BD675" w14:textId="0588EC14" w:rsidR="009324E1" w:rsidRDefault="009324E1" w:rsidP="003F3F4F">
      <w:pPr>
        <w:rPr>
          <w:rStyle w:val="af1"/>
          <w:b w:val="0"/>
          <w:bCs w:val="0"/>
          <w:u w:val="none"/>
        </w:rPr>
      </w:pPr>
    </w:p>
    <w:p w14:paraId="70D56440" w14:textId="29C0B8AB" w:rsidR="001C0F05" w:rsidRDefault="001C0F05" w:rsidP="003F3F4F">
      <w:pPr>
        <w:rPr>
          <w:rStyle w:val="af1"/>
          <w:b w:val="0"/>
          <w:bCs w:val="0"/>
          <w:u w:val="none"/>
        </w:rPr>
      </w:pPr>
    </w:p>
    <w:p w14:paraId="617935EF" w14:textId="02170C69" w:rsidR="001C0F05" w:rsidRDefault="001C0F05" w:rsidP="003F3F4F">
      <w:pPr>
        <w:rPr>
          <w:rStyle w:val="af1"/>
          <w:b w:val="0"/>
          <w:bCs w:val="0"/>
          <w:u w:val="none"/>
        </w:rPr>
      </w:pPr>
    </w:p>
    <w:p w14:paraId="4943D1EA" w14:textId="49D8D992" w:rsidR="001C0F05" w:rsidRDefault="001C0F05" w:rsidP="003F3F4F">
      <w:pPr>
        <w:rPr>
          <w:rStyle w:val="af1"/>
          <w:b w:val="0"/>
          <w:bCs w:val="0"/>
          <w:u w:val="none"/>
        </w:rPr>
      </w:pPr>
    </w:p>
    <w:p w14:paraId="5920D1DB" w14:textId="5B1FA0A4" w:rsidR="001C0F05" w:rsidRDefault="001C0F05" w:rsidP="003F3F4F">
      <w:pPr>
        <w:rPr>
          <w:rStyle w:val="af1"/>
          <w:b w:val="0"/>
          <w:bCs w:val="0"/>
          <w:u w:val="none"/>
        </w:rPr>
      </w:pPr>
    </w:p>
    <w:sdt>
      <w:sdtPr>
        <w:rPr>
          <w:rFonts w:cstheme="minorBidi"/>
          <w:bCs/>
          <w:smallCaps/>
          <w:color w:val="auto"/>
          <w:sz w:val="20"/>
          <w:szCs w:val="21"/>
          <w:u w:val="single"/>
          <w:lang w:val="ko-KR"/>
        </w:rPr>
        <w:id w:val="232510873"/>
        <w:docPartObj>
          <w:docPartGallery w:val="Table of Contents"/>
          <w:docPartUnique/>
        </w:docPartObj>
      </w:sdtPr>
      <w:sdtEndPr>
        <w:rPr>
          <w:b w:val="0"/>
          <w:color w:val="000000" w:themeColor="text1"/>
          <w:sz w:val="22"/>
          <w:szCs w:val="28"/>
        </w:rPr>
      </w:sdtEndPr>
      <w:sdtContent>
        <w:p w14:paraId="7893558F" w14:textId="4948BFAA" w:rsidR="000760D7" w:rsidRPr="00175413" w:rsidRDefault="000760D7" w:rsidP="00BD0ED6">
          <w:pPr>
            <w:pStyle w:val="TOC"/>
            <w:ind w:firstLine="188"/>
          </w:pPr>
          <w:r w:rsidRPr="00175413">
            <w:rPr>
              <w:lang w:val="ko-KR"/>
            </w:rPr>
            <w:t>목차</w:t>
          </w:r>
        </w:p>
        <w:p w14:paraId="0C1EFDBB" w14:textId="7C6A6D1B" w:rsidR="009247E2" w:rsidRDefault="000760D7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r w:rsidRPr="00175413">
            <w:fldChar w:fldCharType="begin"/>
          </w:r>
          <w:r w:rsidRPr="00175413">
            <w:instrText xml:space="preserve"> TOC \o "1-3" \h \z \u </w:instrText>
          </w:r>
          <w:r w:rsidRPr="00175413">
            <w:fldChar w:fldCharType="separate"/>
          </w:r>
          <w:hyperlink w:anchor="_Toc91080263" w:history="1">
            <w:r w:rsidR="009247E2" w:rsidRPr="00323341">
              <w:rPr>
                <w:rStyle w:val="af3"/>
                <w:noProof/>
              </w:rPr>
              <w:t>1 개요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_Toc91080263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4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1BF89334" w14:textId="5064E4E9" w:rsidR="009247E2" w:rsidRDefault="0040583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4" w:history="1">
            <w:r w:rsidR="009247E2" w:rsidRPr="00323341">
              <w:rPr>
                <w:rStyle w:val="af3"/>
                <w:noProof/>
              </w:rPr>
              <w:t>2 설계 요구 사항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_Toc91080264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5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2A33E212" w14:textId="1FBC2D53" w:rsidR="009247E2" w:rsidRDefault="0040583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5" w:history="1">
            <w:r w:rsidR="009247E2" w:rsidRPr="00323341">
              <w:rPr>
                <w:rStyle w:val="af3"/>
                <w:noProof/>
              </w:rPr>
              <w:t>3 구조 및 세부내용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_Toc91080265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8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23749E83" w14:textId="1E2A32F0" w:rsidR="009247E2" w:rsidRDefault="0040583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6" w:history="1">
            <w:r w:rsidR="009247E2" w:rsidRPr="00323341">
              <w:rPr>
                <w:rStyle w:val="af3"/>
                <w:noProof/>
              </w:rPr>
              <w:t>3-1. 구조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_Toc91080266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8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4BF1D67D" w14:textId="76098E1F" w:rsidR="009247E2" w:rsidRDefault="0040583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7" w:history="1">
            <w:r w:rsidR="009247E2" w:rsidRPr="00323341">
              <w:rPr>
                <w:rStyle w:val="af3"/>
                <w:smallCaps/>
                <w:noProof/>
              </w:rPr>
              <w:t>3-2. 관련 내용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_Toc91080267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9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17BE5D84" w14:textId="44660DFF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8" w:history="1">
            <w:r w:rsidR="009247E2" w:rsidRPr="00323341">
              <w:rPr>
                <w:rStyle w:val="af3"/>
                <w:noProof/>
              </w:rPr>
              <w:t>3-2-1. GQL (Graph Query Language)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_Toc91080268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9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7D165E33" w14:textId="62D0F57D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9" w:history="1">
            <w:r w:rsidR="009247E2" w:rsidRPr="00323341">
              <w:rPr>
                <w:rStyle w:val="af3"/>
                <w:noProof/>
              </w:rPr>
              <w:t>3-2-2. CUBRID Migration Toolkit (큐브리드)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_Toc91080269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10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5E28D525" w14:textId="2B4C9609" w:rsidR="009247E2" w:rsidRDefault="0040583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0" w:history="1">
            <w:r w:rsidR="009247E2" w:rsidRPr="00323341">
              <w:rPr>
                <w:rStyle w:val="af3"/>
                <w:noProof/>
              </w:rPr>
              <w:t>4 Task 단위 모듈 설계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_Toc91080270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5F85C7C7" w14:textId="5F5D6EE5" w:rsidR="009247E2" w:rsidRDefault="0040583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1" w:history="1">
            <w:r w:rsidR="009247E2" w:rsidRPr="00323341">
              <w:rPr>
                <w:rStyle w:val="af3"/>
                <w:noProof/>
              </w:rPr>
              <w:t>4-1. RDB to GDB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_Toc91080271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2A4E073E" w14:textId="05EBBF8A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2" w:history="1">
            <w:r w:rsidR="009247E2" w:rsidRPr="00323341">
              <w:rPr>
                <w:rStyle w:val="af3"/>
                <w:noProof/>
              </w:rPr>
              <w:t>4-1-1. Transformation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_Toc91080272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46009F10" w14:textId="49D906B3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4" w:history="1">
            <w:r w:rsidR="009247E2" w:rsidRPr="00323341">
              <w:rPr>
                <w:rStyle w:val="af3"/>
                <w:noProof/>
              </w:rPr>
              <w:t>4-1-1-1. 메타데이터 획득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_Toc91080274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20E2FADC" w14:textId="69990F5F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5" w:history="1">
            <w:r w:rsidR="009247E2" w:rsidRPr="00323341">
              <w:rPr>
                <w:rStyle w:val="af3"/>
                <w:noProof/>
              </w:rPr>
              <w:t>4-1-1-2. 메타데이터를 모델로 변환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_Toc91080275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3EBE9FCA" w14:textId="779DDDBE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6" w:history="1">
            <w:r w:rsidR="009247E2" w:rsidRPr="00323341">
              <w:rPr>
                <w:rStyle w:val="af3"/>
                <w:noProof/>
              </w:rPr>
              <w:t>4-1-1-3. 모델 변환 시각화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_Toc91080276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13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3204E85E" w14:textId="2B375B6B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7" w:history="1">
            <w:r w:rsidR="009247E2" w:rsidRPr="00323341">
              <w:rPr>
                <w:rStyle w:val="af3"/>
                <w:noProof/>
              </w:rPr>
              <w:t>4-1-1-4. Vertex 속성 설정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_Toc91080277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15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01532BC7" w14:textId="50A7D956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8" w:history="1">
            <w:r w:rsidR="009247E2" w:rsidRPr="00323341">
              <w:rPr>
                <w:rStyle w:val="af3"/>
                <w:noProof/>
              </w:rPr>
              <w:t>4-1-1-5. Vertex 속성 Skip 설정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_Toc91080278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15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6EC32BA9" w14:textId="0BDCD97D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9" w:history="1">
            <w:r w:rsidR="009247E2" w:rsidRPr="00323341">
              <w:rPr>
                <w:rStyle w:val="af3"/>
                <w:noProof/>
              </w:rPr>
              <w:t>4-1-1-6. Edge 속성 설정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_Toc91080279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15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506EDF57" w14:textId="0BFB0CC7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0" w:history="1">
            <w:r w:rsidR="009247E2" w:rsidRPr="00323341">
              <w:rPr>
                <w:rStyle w:val="af3"/>
                <w:noProof/>
              </w:rPr>
              <w:t>4-1-1-7. Edge 속성 Skip 설정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_Toc91080280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16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487AF608" w14:textId="09756568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1" w:history="1">
            <w:r w:rsidR="009247E2" w:rsidRPr="00323341">
              <w:rPr>
                <w:rStyle w:val="af3"/>
                <w:noProof/>
              </w:rPr>
              <w:t>4-1-1-8. Edge 연결 변경 설정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_Toc91080281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16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303D5A30" w14:textId="39ADCA60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2" w:history="1">
            <w:r w:rsidR="009247E2" w:rsidRPr="00323341">
              <w:rPr>
                <w:rStyle w:val="af3"/>
                <w:noProof/>
              </w:rPr>
              <w:t>4-1-2. Migration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_Toc91080282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16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3CB9AFA4" w14:textId="6863BC2E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3" w:history="1">
            <w:r w:rsidR="009247E2" w:rsidRPr="00323341">
              <w:rPr>
                <w:rStyle w:val="af3"/>
                <w:noProof/>
              </w:rPr>
              <w:t>4-1-2-1. Export Data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_Toc91080283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17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3A93F601" w14:textId="66AC9F53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4" w:history="1">
            <w:r w:rsidR="009247E2" w:rsidRPr="00323341">
              <w:rPr>
                <w:rStyle w:val="af3"/>
                <w:noProof/>
              </w:rPr>
              <w:t>4-1-2-2.Import Data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_Toc91080284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17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59514C85" w14:textId="3A8108DC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5" w:history="1">
            <w:r w:rsidR="009247E2" w:rsidRPr="00323341">
              <w:rPr>
                <w:rStyle w:val="af3"/>
                <w:noProof/>
              </w:rPr>
              <w:t>4-1-2-3. Export file for GDB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_Toc91080285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17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1EF16116" w14:textId="52D6ABE2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6" w:history="1">
            <w:r w:rsidR="009247E2" w:rsidRPr="00323341">
              <w:rPr>
                <w:rStyle w:val="af3"/>
                <w:noProof/>
              </w:rPr>
              <w:t>4-1-2-4. 증분 이관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_Toc91080286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18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2D264982" w14:textId="5BEFBCB5" w:rsidR="009247E2" w:rsidRDefault="0040583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7" w:history="1">
            <w:r w:rsidR="009247E2" w:rsidRPr="00323341">
              <w:rPr>
                <w:rStyle w:val="af3"/>
                <w:noProof/>
              </w:rPr>
              <w:t>4-2. GDB to RDB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_Toc91080287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19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30DEC2C4" w14:textId="7904DF55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8" w:history="1">
            <w:r w:rsidR="009247E2" w:rsidRPr="00323341">
              <w:rPr>
                <w:rStyle w:val="af3"/>
                <w:noProof/>
              </w:rPr>
              <w:t>4-2-1. Transformation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_Toc91080288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19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4BF0AD3A" w14:textId="770D43E5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0" w:history="1">
            <w:r w:rsidR="009247E2" w:rsidRPr="00323341">
              <w:rPr>
                <w:rStyle w:val="af3"/>
                <w:noProof/>
              </w:rPr>
              <w:t>4-2-1-1. GDB 질의 입력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_Toc91080290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19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6B325705" w14:textId="252714B0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1" w:history="1">
            <w:r w:rsidR="009247E2" w:rsidRPr="00323341">
              <w:rPr>
                <w:rStyle w:val="af3"/>
                <w:noProof/>
              </w:rPr>
              <w:t>4-2-1-2. 질의 결과 변환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_Toc91080291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20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05414990" w14:textId="41BB73E0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2" w:history="1">
            <w:r w:rsidR="009247E2" w:rsidRPr="00323341">
              <w:rPr>
                <w:rStyle w:val="af3"/>
                <w:noProof/>
              </w:rPr>
              <w:t>4-2-2. Migration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_Toc91080292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20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34AFDEC6" w14:textId="52ECC8D4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3" w:history="1">
            <w:r w:rsidR="009247E2" w:rsidRPr="00323341">
              <w:rPr>
                <w:rStyle w:val="af3"/>
                <w:noProof/>
              </w:rPr>
              <w:t>4-2-2-1. Import Data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_Toc91080293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20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5A021404" w14:textId="251ED665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4" w:history="1">
            <w:r w:rsidR="009247E2" w:rsidRPr="00323341">
              <w:rPr>
                <w:rStyle w:val="af3"/>
                <w:noProof/>
              </w:rPr>
              <w:t>4-2-2-2. Export file for RDB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_Toc91080294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1CC6BF3D" w14:textId="15CAC4E5" w:rsidR="009247E2" w:rsidRDefault="0040583C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5" w:history="1">
            <w:r w:rsidR="009247E2" w:rsidRPr="00323341">
              <w:rPr>
                <w:rStyle w:val="af3"/>
                <w:noProof/>
              </w:rPr>
              <w:t>4-3. Common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_Toc91080295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0FA33C36" w14:textId="7111A992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6" w:history="1">
            <w:r w:rsidR="009247E2" w:rsidRPr="00323341">
              <w:rPr>
                <w:rStyle w:val="af3"/>
                <w:noProof/>
              </w:rPr>
              <w:t>4-3-1. Connection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_Toc91080296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0449AE2D" w14:textId="4B87317F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7" w:history="1">
            <w:r w:rsidR="009247E2" w:rsidRPr="00323341">
              <w:rPr>
                <w:rStyle w:val="af3"/>
                <w:noProof/>
              </w:rPr>
              <w:t>4-3-1-1. RDB 연결 설정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_Toc91080297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19AB9D90" w14:textId="39F944A9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8" w:history="1">
            <w:r w:rsidR="009247E2" w:rsidRPr="00323341">
              <w:rPr>
                <w:rStyle w:val="af3"/>
                <w:noProof/>
              </w:rPr>
              <w:t>4-3-1-2. GDB 연결 설정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_Toc91080298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21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67C84D0A" w14:textId="348C484C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9" w:history="1">
            <w:r w:rsidR="009247E2" w:rsidRPr="00323341">
              <w:rPr>
                <w:rStyle w:val="af3"/>
                <w:noProof/>
              </w:rPr>
              <w:t>4-3-2. Migration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_Toc91080299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22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0A406D86" w14:textId="36231514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0" w:history="1">
            <w:r w:rsidR="009247E2" w:rsidRPr="00323341">
              <w:rPr>
                <w:rStyle w:val="af3"/>
                <w:noProof/>
              </w:rPr>
              <w:t>4-3-2-1. multi thread support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_Toc91080300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22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64B66EF1" w14:textId="0D236CD5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1" w:history="1">
            <w:r w:rsidR="009247E2" w:rsidRPr="00323341">
              <w:rPr>
                <w:rStyle w:val="af3"/>
                <w:noProof/>
              </w:rPr>
              <w:t>4-3-2-2. Export CMT Script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_Toc91080301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22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1635792A" w14:textId="0649905E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3" w:history="1">
            <w:r w:rsidR="009247E2" w:rsidRPr="00323341">
              <w:rPr>
                <w:rStyle w:val="af3"/>
                <w:noProof/>
              </w:rPr>
              <w:t>4-3-3. Interface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_Toc91080303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23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1C7606B1" w14:textId="4E0BE2DE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4" w:history="1">
            <w:r w:rsidR="009247E2" w:rsidRPr="00323341">
              <w:rPr>
                <w:rStyle w:val="af3"/>
                <w:noProof/>
              </w:rPr>
              <w:t>4-3-3-1. CLI 제공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_Toc91080304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23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76EB843F" w14:textId="4D4B82EF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5" w:history="1">
            <w:r w:rsidR="009247E2" w:rsidRPr="00323341">
              <w:rPr>
                <w:rStyle w:val="af3"/>
                <w:noProof/>
              </w:rPr>
              <w:t>4-3-3-2. GUI 제공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_Toc91080305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23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443D5DD2" w14:textId="1F635C01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6" w:history="1">
            <w:r w:rsidR="009247E2" w:rsidRPr="00323341">
              <w:rPr>
                <w:rStyle w:val="af3"/>
                <w:noProof/>
              </w:rPr>
              <w:t>4-3-3-3. GDB interface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_Toc91080306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24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014521BA" w14:textId="1231E9A7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7" w:history="1">
            <w:r w:rsidR="009247E2" w:rsidRPr="00323341">
              <w:rPr>
                <w:rStyle w:val="af3"/>
                <w:noProof/>
              </w:rPr>
              <w:t>4-3-3-4. RDB interface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_Toc91080307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25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542B8747" w14:textId="1549215A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8" w:history="1">
            <w:r w:rsidR="009247E2" w:rsidRPr="00323341">
              <w:rPr>
                <w:rStyle w:val="af3"/>
                <w:noProof/>
              </w:rPr>
              <w:t>4-3-4. Result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_Toc91080308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26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24F19D2A" w14:textId="17BDAA8B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9" w:history="1">
            <w:r w:rsidR="009247E2" w:rsidRPr="00323341">
              <w:rPr>
                <w:rStyle w:val="af3"/>
                <w:noProof/>
              </w:rPr>
              <w:t>4-3-4-1. 이관 Summary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_Toc91080309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26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6427288D" w14:textId="55A83FCF" w:rsidR="009247E2" w:rsidRDefault="0040583C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10" w:history="1">
            <w:r w:rsidR="009247E2" w:rsidRPr="00323341">
              <w:rPr>
                <w:rStyle w:val="af3"/>
                <w:noProof/>
              </w:rPr>
              <w:t>4-3-4-2. 에러 로그 기능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_Toc91080310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26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4D4B9053" w14:textId="0410731A" w:rsidR="009247E2" w:rsidRDefault="0040583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11" w:history="1">
            <w:r w:rsidR="009247E2" w:rsidRPr="00323341">
              <w:rPr>
                <w:rStyle w:val="af3"/>
                <w:noProof/>
              </w:rPr>
              <w:t>5. WBS 일정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_Toc91080311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28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66EC9797" w14:textId="68530506" w:rsidR="009247E2" w:rsidRDefault="0040583C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12" w:history="1">
            <w:r w:rsidR="009247E2" w:rsidRPr="00323341">
              <w:rPr>
                <w:rStyle w:val="af3"/>
                <w:noProof/>
              </w:rPr>
              <w:t>6</w:t>
            </w:r>
            <w:r w:rsidR="009247E2">
              <w:rPr>
                <w:rFonts w:asciiTheme="minorHAnsi" w:eastAsiaTheme="minorEastAsia" w:hAnsiTheme="minorHAnsi"/>
                <w:noProof/>
                <w:color w:val="auto"/>
                <w:kern w:val="2"/>
                <w:sz w:val="20"/>
                <w:szCs w:val="22"/>
              </w:rPr>
              <w:tab/>
            </w:r>
            <w:r w:rsidR="009247E2" w:rsidRPr="00323341">
              <w:rPr>
                <w:rStyle w:val="af3"/>
                <w:noProof/>
              </w:rPr>
              <w:t>설계 관련 문서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_Toc91080312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29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4746506D" w14:textId="1D807B16" w:rsidR="000760D7" w:rsidRPr="00175413" w:rsidRDefault="000760D7" w:rsidP="002863CF">
          <w:pPr>
            <w:pStyle w:val="10"/>
            <w:tabs>
              <w:tab w:val="right" w:leader="dot" w:pos="9016"/>
            </w:tabs>
          </w:pPr>
          <w:r w:rsidRPr="00175413">
            <w:rPr>
              <w:b/>
              <w:bCs/>
              <w:lang w:val="ko-KR"/>
            </w:rPr>
            <w:fldChar w:fldCharType="end"/>
          </w:r>
        </w:p>
      </w:sdtContent>
    </w:sdt>
    <w:p w14:paraId="7E450B31" w14:textId="2CAC6FC1" w:rsidR="00295386" w:rsidRPr="00175413" w:rsidRDefault="00295386" w:rsidP="00295386">
      <w:pPr>
        <w:rPr>
          <w:rStyle w:val="af1"/>
          <w:u w:val="none"/>
        </w:rPr>
      </w:pPr>
    </w:p>
    <w:p w14:paraId="6E481774" w14:textId="5EB89CE6" w:rsidR="000760D7" w:rsidRPr="00175413" w:rsidRDefault="000760D7" w:rsidP="00295386">
      <w:pPr>
        <w:rPr>
          <w:rStyle w:val="af1"/>
          <w:u w:val="none"/>
        </w:rPr>
      </w:pPr>
    </w:p>
    <w:p w14:paraId="6B6802C9" w14:textId="30E764EA" w:rsidR="000760D7" w:rsidRPr="00175413" w:rsidRDefault="000760D7" w:rsidP="00295386">
      <w:pPr>
        <w:rPr>
          <w:rStyle w:val="af1"/>
          <w:u w:val="none"/>
        </w:rPr>
      </w:pPr>
    </w:p>
    <w:p w14:paraId="381737A8" w14:textId="53F7EA72" w:rsidR="000760D7" w:rsidRPr="00175413" w:rsidRDefault="000760D7" w:rsidP="00295386">
      <w:pPr>
        <w:rPr>
          <w:rStyle w:val="af1"/>
          <w:u w:val="none"/>
        </w:rPr>
      </w:pPr>
    </w:p>
    <w:p w14:paraId="68EA094E" w14:textId="2E7D4B1C" w:rsidR="000760D7" w:rsidRPr="00175413" w:rsidRDefault="000760D7" w:rsidP="00295386">
      <w:pPr>
        <w:rPr>
          <w:rStyle w:val="af1"/>
          <w:u w:val="none"/>
        </w:rPr>
      </w:pPr>
    </w:p>
    <w:p w14:paraId="17B73908" w14:textId="5F49DA11" w:rsidR="000760D7" w:rsidRPr="00175413" w:rsidRDefault="000760D7" w:rsidP="00295386">
      <w:pPr>
        <w:rPr>
          <w:rStyle w:val="af1"/>
          <w:u w:val="none"/>
        </w:rPr>
      </w:pPr>
    </w:p>
    <w:p w14:paraId="2F3FB889" w14:textId="03DA4BAF" w:rsidR="000760D7" w:rsidRPr="00175413" w:rsidRDefault="000760D7" w:rsidP="00295386">
      <w:pPr>
        <w:rPr>
          <w:rStyle w:val="af1"/>
          <w:u w:val="none"/>
        </w:rPr>
      </w:pPr>
    </w:p>
    <w:p w14:paraId="6896241B" w14:textId="40A40A5C" w:rsidR="000760D7" w:rsidRPr="00175413" w:rsidRDefault="000760D7" w:rsidP="00295386">
      <w:pPr>
        <w:rPr>
          <w:rStyle w:val="af1"/>
          <w:u w:val="none"/>
        </w:rPr>
      </w:pPr>
    </w:p>
    <w:p w14:paraId="702E5332" w14:textId="4EF02F9A" w:rsidR="000760D7" w:rsidRPr="00175413" w:rsidRDefault="000760D7" w:rsidP="00295386">
      <w:pPr>
        <w:rPr>
          <w:rStyle w:val="af1"/>
          <w:u w:val="none"/>
        </w:rPr>
      </w:pPr>
    </w:p>
    <w:p w14:paraId="6F5F0846" w14:textId="2BCD63C3" w:rsidR="00BD0ED6" w:rsidRPr="00175413" w:rsidRDefault="00BD0ED6" w:rsidP="00295386">
      <w:pPr>
        <w:rPr>
          <w:rStyle w:val="af1"/>
          <w:u w:val="none"/>
        </w:rPr>
      </w:pPr>
    </w:p>
    <w:p w14:paraId="0178ECE9" w14:textId="1D0C19A4" w:rsidR="00BD0ED6" w:rsidRPr="00175413" w:rsidRDefault="00BD0ED6" w:rsidP="00295386">
      <w:pPr>
        <w:rPr>
          <w:rStyle w:val="af1"/>
          <w:u w:val="none"/>
        </w:rPr>
      </w:pPr>
    </w:p>
    <w:p w14:paraId="74406634" w14:textId="4CF47B3B" w:rsidR="00BD0ED6" w:rsidRDefault="00BD0ED6" w:rsidP="00295386">
      <w:pPr>
        <w:rPr>
          <w:rStyle w:val="af1"/>
          <w:u w:val="none"/>
        </w:rPr>
      </w:pPr>
    </w:p>
    <w:p w14:paraId="5A285854" w14:textId="58D17CCF" w:rsidR="001C0F05" w:rsidRDefault="001C0F05" w:rsidP="00295386">
      <w:pPr>
        <w:rPr>
          <w:rStyle w:val="af1"/>
          <w:u w:val="none"/>
        </w:rPr>
      </w:pPr>
    </w:p>
    <w:p w14:paraId="77ADF96C" w14:textId="36B28978" w:rsidR="001C0F05" w:rsidRDefault="001C0F05" w:rsidP="00295386">
      <w:pPr>
        <w:rPr>
          <w:rStyle w:val="af1"/>
          <w:u w:val="none"/>
        </w:rPr>
      </w:pPr>
    </w:p>
    <w:p w14:paraId="7A5092A3" w14:textId="58E9226C" w:rsidR="001C0F05" w:rsidRDefault="001C0F05" w:rsidP="00295386">
      <w:pPr>
        <w:rPr>
          <w:rStyle w:val="af1"/>
          <w:u w:val="none"/>
        </w:rPr>
      </w:pPr>
    </w:p>
    <w:p w14:paraId="02DA6F84" w14:textId="31FD1BA2" w:rsidR="001C0F05" w:rsidRDefault="001C0F05" w:rsidP="00295386">
      <w:pPr>
        <w:rPr>
          <w:rStyle w:val="af1"/>
          <w:u w:val="none"/>
        </w:rPr>
      </w:pPr>
    </w:p>
    <w:p w14:paraId="5619F5C2" w14:textId="2DF9927C" w:rsidR="001C0F05" w:rsidRDefault="001C0F05" w:rsidP="00295386">
      <w:pPr>
        <w:rPr>
          <w:rStyle w:val="af1"/>
          <w:u w:val="none"/>
        </w:rPr>
      </w:pPr>
    </w:p>
    <w:p w14:paraId="5A755A17" w14:textId="5C7E2CB2" w:rsidR="001C0F05" w:rsidRDefault="001C0F05" w:rsidP="00295386">
      <w:pPr>
        <w:rPr>
          <w:rStyle w:val="af1"/>
          <w:u w:val="none"/>
        </w:rPr>
      </w:pPr>
    </w:p>
    <w:p w14:paraId="6F85905D" w14:textId="50396594" w:rsidR="001C0F05" w:rsidRDefault="001C0F05" w:rsidP="00295386">
      <w:pPr>
        <w:rPr>
          <w:rStyle w:val="af1"/>
          <w:u w:val="none"/>
        </w:rPr>
      </w:pPr>
    </w:p>
    <w:p w14:paraId="44FAAE0A" w14:textId="2A04C20A" w:rsidR="001C0F05" w:rsidRDefault="001C0F05" w:rsidP="00295386">
      <w:pPr>
        <w:rPr>
          <w:rStyle w:val="af1"/>
          <w:u w:val="none"/>
        </w:rPr>
      </w:pPr>
    </w:p>
    <w:p w14:paraId="1394C337" w14:textId="2A56E8F7" w:rsidR="001C0F05" w:rsidRDefault="001C0F05" w:rsidP="00295386">
      <w:pPr>
        <w:rPr>
          <w:rStyle w:val="af1"/>
          <w:u w:val="none"/>
        </w:rPr>
      </w:pPr>
    </w:p>
    <w:p w14:paraId="63341469" w14:textId="5F9E4904" w:rsidR="001C0F05" w:rsidDel="00884912" w:rsidRDefault="001C0F05" w:rsidP="00295386">
      <w:pPr>
        <w:rPr>
          <w:del w:id="75" w:author="오명환" w:date="2021-12-27T08:55:00Z"/>
          <w:rStyle w:val="af1"/>
          <w:u w:val="none"/>
        </w:rPr>
      </w:pPr>
    </w:p>
    <w:p w14:paraId="56641178" w14:textId="6583AB18" w:rsidR="001C0F05" w:rsidDel="00884912" w:rsidRDefault="001C0F05" w:rsidP="00295386">
      <w:pPr>
        <w:rPr>
          <w:del w:id="76" w:author="오명환" w:date="2021-12-27T08:55:00Z"/>
          <w:rStyle w:val="af1"/>
          <w:u w:val="none"/>
        </w:rPr>
      </w:pPr>
    </w:p>
    <w:p w14:paraId="0747A0D9" w14:textId="77777777" w:rsidR="004B06BA" w:rsidRPr="00175413" w:rsidDel="00884912" w:rsidRDefault="004B06BA" w:rsidP="00295386">
      <w:pPr>
        <w:rPr>
          <w:del w:id="77" w:author="오명환" w:date="2021-12-27T08:55:00Z"/>
          <w:rStyle w:val="af1"/>
          <w:u w:val="none"/>
        </w:rPr>
      </w:pPr>
    </w:p>
    <w:p w14:paraId="7FA2D6A4" w14:textId="77777777" w:rsidR="0041350A" w:rsidDel="00884912" w:rsidRDefault="0041350A" w:rsidP="001C0F05">
      <w:pPr>
        <w:pStyle w:val="1"/>
        <w:rPr>
          <w:del w:id="78" w:author="오명환" w:date="2021-12-27T08:55:00Z"/>
          <w:rStyle w:val="af1"/>
          <w:b/>
          <w:bCs w:val="0"/>
          <w:smallCaps w:val="0"/>
          <w:color w:val="262626" w:themeColor="text1" w:themeTint="D9"/>
          <w:u w:val="none"/>
        </w:rPr>
      </w:pPr>
    </w:p>
    <w:p w14:paraId="08572842" w14:textId="251153A8" w:rsidR="001C0F05" w:rsidRDefault="00014DF9" w:rsidP="001C0F05">
      <w:pPr>
        <w:pStyle w:val="1"/>
      </w:pPr>
      <w:bookmarkStart w:id="79" w:name="_Toc91080263"/>
      <w:r w:rsidRPr="00175413">
        <w:rPr>
          <w:rStyle w:val="af1"/>
          <w:b/>
          <w:bCs w:val="0"/>
          <w:smallCaps w:val="0"/>
          <w:color w:val="262626" w:themeColor="text1" w:themeTint="D9"/>
          <w:u w:val="none"/>
        </w:rPr>
        <w:t xml:space="preserve">1 </w:t>
      </w:r>
      <w:r w:rsidRPr="00175413">
        <w:t>개요</w:t>
      </w:r>
      <w:bookmarkEnd w:id="79"/>
    </w:p>
    <w:p w14:paraId="3F0E19A7" w14:textId="77777777" w:rsidR="001C0F05" w:rsidRPr="001C0F05" w:rsidRDefault="001C0F05" w:rsidP="001C0F05"/>
    <w:p w14:paraId="42094C8D" w14:textId="0FAD3EA9" w:rsidR="00C45F5D" w:rsidRDefault="00E30AE7" w:rsidP="00E30AE7">
      <w:r>
        <w:rPr>
          <w:rFonts w:hint="eastAsia"/>
        </w:rPr>
        <w:t xml:space="preserve">본 문서는 </w:t>
      </w:r>
      <w:r w:rsidRPr="005C2941">
        <w:t xml:space="preserve">IITP-차세대 DBMS 과제 중 TurboGraph++ 를 위한 </w:t>
      </w:r>
      <w:r w:rsidR="0041350A">
        <w:rPr>
          <w:rFonts w:hint="eastAsia"/>
        </w:rPr>
        <w:t>이관</w:t>
      </w:r>
      <w:r w:rsidRPr="005C2941">
        <w:t xml:space="preserve"> 도구를 개발</w:t>
      </w:r>
      <w:r>
        <w:rPr>
          <w:rFonts w:hint="eastAsia"/>
        </w:rPr>
        <w:t xml:space="preserve">하기 위한 </w:t>
      </w:r>
      <w:ins w:id="80" w:author="오명환" w:date="2021-12-27T09:00:00Z">
        <w:r w:rsidR="000950FB">
          <w:rPr>
            <w:rFonts w:hint="eastAsia"/>
          </w:rPr>
          <w:t xml:space="preserve">기초 구조 </w:t>
        </w:r>
      </w:ins>
      <w:del w:id="81" w:author="오명환" w:date="2021-12-27T08:55:00Z">
        <w:r w:rsidDel="00245B6F">
          <w:rPr>
            <w:rFonts w:hint="eastAsia"/>
          </w:rPr>
          <w:delText>기초 구조</w:delText>
        </w:r>
      </w:del>
      <w:r>
        <w:rPr>
          <w:rFonts w:hint="eastAsia"/>
        </w:rPr>
        <w:t>설계 문서이다.</w:t>
      </w:r>
    </w:p>
    <w:p w14:paraId="7EBE888B" w14:textId="77777777" w:rsidR="0041350A" w:rsidRPr="005C2941" w:rsidRDefault="0041350A" w:rsidP="00E30AE7"/>
    <w:p w14:paraId="65457F04" w14:textId="5600FB2D" w:rsidR="00D931B4" w:rsidRDefault="0041350A" w:rsidP="00E30AE7">
      <w:r>
        <w:rPr>
          <w:rFonts w:hint="eastAsia"/>
        </w:rPr>
        <w:t>이관</w:t>
      </w:r>
      <w:r w:rsidR="00E30AE7">
        <w:rPr>
          <w:rFonts w:hint="eastAsia"/>
        </w:rPr>
        <w:t xml:space="preserve"> 도구는 </w:t>
      </w:r>
    </w:p>
    <w:p w14:paraId="7AE3C323" w14:textId="795A181D" w:rsidR="00D13AD6" w:rsidRDefault="00D13AD6" w:rsidP="001669C0">
      <w:pPr>
        <w:pStyle w:val="a8"/>
        <w:numPr>
          <w:ilvl w:val="0"/>
          <w:numId w:val="34"/>
        </w:numPr>
        <w:ind w:leftChars="0"/>
        <w:rPr>
          <w:ins w:id="82" w:author="오명환" w:date="2021-12-27T09:00:00Z"/>
        </w:rPr>
      </w:pPr>
      <w:ins w:id="83" w:author="오명환" w:date="2021-12-27T09:00:00Z">
        <w:r>
          <w:rPr>
            <w:rFonts w:hint="eastAsia"/>
          </w:rPr>
          <w:t>R</w:t>
        </w:r>
        <w:r>
          <w:t>DBM</w:t>
        </w:r>
      </w:ins>
      <w:ins w:id="84" w:author="오명환" w:date="2021-12-27T09:01:00Z">
        <w:r w:rsidR="0049333C">
          <w:t>S</w:t>
        </w:r>
        <w:r w:rsidR="0049333C">
          <w:rPr>
            <w:rFonts w:hint="eastAsia"/>
          </w:rPr>
          <w:t xml:space="preserve">인 </w:t>
        </w:r>
        <w:r w:rsidR="0049333C">
          <w:t>CUBRID</w:t>
        </w:r>
      </w:ins>
      <w:ins w:id="85" w:author="오명환" w:date="2021-12-27T09:00:00Z">
        <w:r>
          <w:rPr>
            <w:rFonts w:hint="eastAsia"/>
          </w:rPr>
          <w:t xml:space="preserve">의 스키마를 분석해서 </w:t>
        </w:r>
        <w:r w:rsidR="000664E9">
          <w:t>GDBMS</w:t>
        </w:r>
      </w:ins>
      <w:ins w:id="86" w:author="오명환" w:date="2021-12-27T09:01:00Z">
        <w:r w:rsidR="0049333C">
          <w:rPr>
            <w:rFonts w:hint="eastAsia"/>
          </w:rPr>
          <w:t xml:space="preserve">인 </w:t>
        </w:r>
      </w:ins>
      <w:ins w:id="87" w:author="오명환" w:date="2021-12-27T09:02:00Z">
        <w:r w:rsidR="0049333C">
          <w:t>TurboGraph++</w:t>
        </w:r>
      </w:ins>
      <w:ins w:id="88" w:author="오명환" w:date="2021-12-27T09:01:00Z">
        <w:r w:rsidR="000664E9">
          <w:t xml:space="preserve"> </w:t>
        </w:r>
        <w:r w:rsidR="000664E9">
          <w:rPr>
            <w:rFonts w:hint="eastAsia"/>
          </w:rPr>
          <w:t>적합하게 모델</w:t>
        </w:r>
        <w:r w:rsidR="0049333C">
          <w:rPr>
            <w:rFonts w:hint="eastAsia"/>
          </w:rPr>
          <w:t>링하여 데이</w:t>
        </w:r>
      </w:ins>
      <w:ins w:id="89" w:author="오명환" w:date="2021-12-27T09:02:00Z">
        <w:r w:rsidR="00CD2BA4">
          <w:rPr>
            <w:rFonts w:hint="eastAsia"/>
          </w:rPr>
          <w:t>터를 자동 이관한다.</w:t>
        </w:r>
      </w:ins>
    </w:p>
    <w:p w14:paraId="5BA2586F" w14:textId="2BA27E3B" w:rsidR="0041350A" w:rsidRDefault="00CD2BA4" w:rsidP="001669C0">
      <w:pPr>
        <w:pStyle w:val="a8"/>
        <w:numPr>
          <w:ilvl w:val="0"/>
          <w:numId w:val="34"/>
        </w:numPr>
        <w:ind w:leftChars="0"/>
      </w:pPr>
      <w:ins w:id="90" w:author="오명환" w:date="2021-12-27T09:02:00Z">
        <w:r>
          <w:rPr>
            <w:rFonts w:hint="eastAsia"/>
          </w:rPr>
          <w:t xml:space="preserve">이관 도구는 </w:t>
        </w:r>
      </w:ins>
      <w:r w:rsidR="0041350A" w:rsidRPr="005C2941">
        <w:t>JAVA</w:t>
      </w:r>
      <w:ins w:id="91" w:author="오명환" w:date="2021-12-27T09:02:00Z">
        <w:r>
          <w:rPr>
            <w:rFonts w:hint="eastAsia"/>
          </w:rPr>
          <w:t>를 기반으로</w:t>
        </w:r>
      </w:ins>
      <w:del w:id="92" w:author="오명환" w:date="2021-12-27T08:55:00Z">
        <w:r w:rsidR="0041350A" w:rsidRPr="005C2941" w:rsidDel="00245B6F">
          <w:rPr>
            <w:rFonts w:hint="eastAsia"/>
          </w:rPr>
          <w:delText>를</w:delText>
        </w:r>
      </w:del>
      <w:del w:id="93" w:author="오명환" w:date="2021-12-27T08:56:00Z">
        <w:r w:rsidR="0041350A" w:rsidRPr="005C2941" w:rsidDel="00383AEB">
          <w:rPr>
            <w:rFonts w:hint="eastAsia"/>
          </w:rPr>
          <w:delText xml:space="preserve"> </w:delText>
        </w:r>
        <w:r w:rsidR="0041350A" w:rsidDel="00383AEB">
          <w:rPr>
            <w:rFonts w:hint="eastAsia"/>
          </w:rPr>
          <w:delText>개발되며</w:delText>
        </w:r>
      </w:del>
      <w:r w:rsidR="0041350A">
        <w:rPr>
          <w:rFonts w:hint="eastAsia"/>
        </w:rPr>
        <w:t xml:space="preserve"> </w:t>
      </w:r>
      <w:r w:rsidR="0041350A">
        <w:t xml:space="preserve">Eclipse </w:t>
      </w:r>
      <w:r w:rsidR="0041350A" w:rsidRPr="005C2941">
        <w:t>RCP(Rich Client Platform)</w:t>
      </w:r>
      <w:ins w:id="94" w:author="오명환" w:date="2021-12-27T09:02:00Z">
        <w:r>
          <w:rPr>
            <w:rFonts w:hint="eastAsia"/>
          </w:rPr>
          <w:t>로 개발되어,</w:t>
        </w:r>
      </w:ins>
      <w:r w:rsidR="0041350A">
        <w:t xml:space="preserve"> </w:t>
      </w:r>
      <w:del w:id="95" w:author="오명환" w:date="2021-12-27T09:02:00Z">
        <w:r w:rsidR="0041350A" w:rsidDel="009A1A30">
          <w:rPr>
            <w:rFonts w:hint="eastAsia"/>
          </w:rPr>
          <w:delText>기반인</w:delText>
        </w:r>
        <w:r w:rsidR="0041350A" w:rsidDel="009A1A30">
          <w:delText>CUBRID Migration Toolkit</w:delText>
        </w:r>
        <w:r w:rsidR="0041350A" w:rsidDel="009A1A30">
          <w:rPr>
            <w:rFonts w:hint="eastAsia"/>
          </w:rPr>
          <w:delText xml:space="preserve">을 기반으로 </w:delText>
        </w:r>
        <w:r w:rsidR="0041350A" w:rsidRPr="005C2941" w:rsidDel="009A1A30">
          <w:rPr>
            <w:rFonts w:hint="eastAsia"/>
          </w:rPr>
          <w:delText>개발되어,</w:delText>
        </w:r>
        <w:r w:rsidR="0041350A" w:rsidRPr="005C2941" w:rsidDel="009A1A30">
          <w:delText xml:space="preserve"> </w:delText>
        </w:r>
      </w:del>
      <w:r w:rsidR="0041350A" w:rsidRPr="005C2941">
        <w:rPr>
          <w:rFonts w:hint="eastAsia"/>
        </w:rPr>
        <w:t>다양한 플랫폼에서 사용</w:t>
      </w:r>
      <w:ins w:id="96" w:author="마인기" w:date="2021-12-27T21:15:00Z">
        <w:r w:rsidR="00806A55">
          <w:rPr>
            <w:rFonts w:hint="eastAsia"/>
          </w:rPr>
          <w:t xml:space="preserve"> </w:t>
        </w:r>
      </w:ins>
      <w:del w:id="97" w:author="오명환" w:date="2021-12-27T09:03:00Z">
        <w:r w:rsidR="0041350A" w:rsidDel="009A1A30">
          <w:rPr>
            <w:rFonts w:hint="eastAsia"/>
          </w:rPr>
          <w:delText xml:space="preserve"> </w:delText>
        </w:r>
      </w:del>
      <w:commentRangeStart w:id="98"/>
      <w:r w:rsidR="0041350A" w:rsidRPr="005C2941">
        <w:rPr>
          <w:rFonts w:hint="eastAsia"/>
        </w:rPr>
        <w:t>가능</w:t>
      </w:r>
      <w:ins w:id="99" w:author="오명환" w:date="2021-12-27T09:03:00Z">
        <w:del w:id="100" w:author="마인기" w:date="2021-12-27T21:15:00Z">
          <w:r w:rsidR="009A1A30" w:rsidDel="00806A55">
            <w:rPr>
              <w:rFonts w:hint="eastAsia"/>
            </w:rPr>
            <w:delText xml:space="preserve"> </w:delText>
          </w:r>
        </w:del>
        <w:r w:rsidR="009A1A30">
          <w:rPr>
            <w:rFonts w:hint="eastAsia"/>
          </w:rPr>
          <w:t>하도록</w:t>
        </w:r>
      </w:ins>
      <w:del w:id="101" w:author="오명환" w:date="2021-12-27T09:03:00Z">
        <w:r w:rsidR="0041350A" w:rsidDel="009A1A30">
          <w:rPr>
            <w:rFonts w:hint="eastAsia"/>
          </w:rPr>
          <w:delText>토</w:delText>
        </w:r>
        <w:r w:rsidR="0041350A" w:rsidRPr="005C2941" w:rsidDel="009A1A30">
          <w:rPr>
            <w:rFonts w:hint="eastAsia"/>
          </w:rPr>
          <w:delText>록</w:delText>
        </w:r>
      </w:del>
      <w:commentRangeEnd w:id="98"/>
      <w:r w:rsidR="00320E1E">
        <w:rPr>
          <w:rStyle w:val="af8"/>
        </w:rPr>
        <w:commentReference w:id="98"/>
      </w:r>
      <w:r w:rsidR="0041350A" w:rsidRPr="005C2941">
        <w:rPr>
          <w:rFonts w:hint="eastAsia"/>
        </w:rPr>
        <w:t xml:space="preserve"> </w:t>
      </w:r>
      <w:r w:rsidR="0041350A">
        <w:rPr>
          <w:rFonts w:hint="eastAsia"/>
        </w:rPr>
        <w:t>한다.</w:t>
      </w:r>
    </w:p>
    <w:p w14:paraId="13EC5FF8" w14:textId="20592051" w:rsidR="0041350A" w:rsidDel="000A3323" w:rsidRDefault="0041350A" w:rsidP="001669C0">
      <w:pPr>
        <w:pStyle w:val="a8"/>
        <w:numPr>
          <w:ilvl w:val="0"/>
          <w:numId w:val="34"/>
        </w:numPr>
        <w:ind w:leftChars="0"/>
        <w:rPr>
          <w:del w:id="102" w:author="오명환" w:date="2021-12-27T09:03:00Z"/>
        </w:rPr>
      </w:pPr>
      <w:del w:id="103" w:author="오명환" w:date="2021-12-27T09:03:00Z">
        <w:r w:rsidDel="000A3323">
          <w:delText>CUBRID Migration Toolkit</w:delText>
        </w:r>
        <w:r w:rsidR="001A03AB" w:rsidDel="000A3323">
          <w:rPr>
            <w:rFonts w:hint="eastAsia"/>
          </w:rPr>
          <w:delText>을 이용하여</w:delText>
        </w:r>
        <w:r w:rsidDel="000A3323">
          <w:rPr>
            <w:rFonts w:hint="eastAsia"/>
          </w:rPr>
          <w:delText xml:space="preserve"> </w:delText>
        </w:r>
        <w:r w:rsidR="001A03AB" w:rsidDel="000A3323">
          <w:delText>CUBRID</w:delText>
        </w:r>
        <w:r w:rsidDel="000A3323">
          <w:rPr>
            <w:rFonts w:hint="eastAsia"/>
          </w:rPr>
          <w:delText>의 데이터를 가져</w:delText>
        </w:r>
        <w:r w:rsidR="001A03AB" w:rsidDel="000A3323">
          <w:rPr>
            <w:rFonts w:hint="eastAsia"/>
          </w:rPr>
          <w:delText xml:space="preserve">온 후 </w:delText>
        </w:r>
        <w:r w:rsidR="001A03AB" w:rsidDel="000A3323">
          <w:delText>TurboGraph++</w:delText>
        </w:r>
        <w:r w:rsidR="001A03AB" w:rsidDel="000A3323">
          <w:rPr>
            <w:rFonts w:hint="eastAsia"/>
          </w:rPr>
          <w:delText>로</w:delText>
        </w:r>
        <w:r w:rsidDel="000A3323">
          <w:rPr>
            <w:rFonts w:hint="eastAsia"/>
          </w:rPr>
          <w:delText xml:space="preserve"> </w:delText>
        </w:r>
        <w:r w:rsidR="001A03AB" w:rsidDel="000A3323">
          <w:rPr>
            <w:rFonts w:hint="eastAsia"/>
          </w:rPr>
          <w:delText>데이터</w:delText>
        </w:r>
        <w:r w:rsidDel="000A3323">
          <w:rPr>
            <w:rFonts w:hint="eastAsia"/>
          </w:rPr>
          <w:delText xml:space="preserve"> 이관</w:delText>
        </w:r>
        <w:r w:rsidR="001A03AB" w:rsidDel="000A3323">
          <w:rPr>
            <w:rFonts w:hint="eastAsia"/>
          </w:rPr>
          <w:delText>할 수 있는 프로그램이다.</w:delText>
        </w:r>
      </w:del>
    </w:p>
    <w:p w14:paraId="44F296FA" w14:textId="2ED690A2" w:rsidR="00E30AE7" w:rsidRDefault="00E30AE7" w:rsidP="001669C0">
      <w:pPr>
        <w:pStyle w:val="a8"/>
        <w:numPr>
          <w:ilvl w:val="0"/>
          <w:numId w:val="34"/>
        </w:numPr>
        <w:ind w:leftChars="0"/>
      </w:pPr>
      <w:r w:rsidRPr="005C2941">
        <w:t>Open Source</w:t>
      </w:r>
      <w:ins w:id="104" w:author="오명환" w:date="2021-12-27T09:03:00Z">
        <w:r w:rsidR="000A3323">
          <w:rPr>
            <w:rFonts w:hint="eastAsia"/>
          </w:rPr>
          <w:t xml:space="preserve">인 </w:t>
        </w:r>
        <w:r w:rsidR="000A3323">
          <w:t>CUBRID Migration ToolKit</w:t>
        </w:r>
        <w:r w:rsidR="000A3323">
          <w:rPr>
            <w:rFonts w:hint="eastAsia"/>
          </w:rPr>
          <w:t xml:space="preserve">을 </w:t>
        </w:r>
      </w:ins>
      <w:del w:id="105" w:author="오명환" w:date="2021-12-27T09:03:00Z">
        <w:r w:rsidRPr="005C2941" w:rsidDel="000A3323">
          <w:delText xml:space="preserve"> </w:delText>
        </w:r>
        <w:r w:rsidRPr="005C2941" w:rsidDel="000A3323">
          <w:rPr>
            <w:rFonts w:hint="eastAsia"/>
          </w:rPr>
          <w:delText xml:space="preserve">응용 도구 및 </w:delText>
        </w:r>
        <w:r w:rsidRPr="005C2941" w:rsidDel="000A3323">
          <w:delText>Library</w:delText>
        </w:r>
      </w:del>
      <w:del w:id="106" w:author="오명환" w:date="2021-12-27T09:04:00Z">
        <w:r w:rsidRPr="005C2941" w:rsidDel="00155C57">
          <w:rPr>
            <w:rFonts w:hint="eastAsia"/>
          </w:rPr>
          <w:delText xml:space="preserve">를 </w:delText>
        </w:r>
      </w:del>
      <w:r w:rsidRPr="005C2941">
        <w:rPr>
          <w:rFonts w:hint="eastAsia"/>
        </w:rPr>
        <w:t>사용</w:t>
      </w:r>
      <w:r>
        <w:rPr>
          <w:rFonts w:hint="eastAsia"/>
        </w:rPr>
        <w:t>한다.</w:t>
      </w:r>
    </w:p>
    <w:p w14:paraId="3D8C5016" w14:textId="77777777" w:rsidR="001669C0" w:rsidRPr="005C2941" w:rsidRDefault="001669C0" w:rsidP="001669C0">
      <w:pPr>
        <w:pStyle w:val="a8"/>
        <w:ind w:leftChars="0"/>
      </w:pPr>
    </w:p>
    <w:p w14:paraId="1A6610DA" w14:textId="4D04978F" w:rsidR="00E30AE7" w:rsidRPr="005C2941" w:rsidRDefault="000A7AB9" w:rsidP="00E30AE7">
      <w:r>
        <w:rPr>
          <w:rFonts w:hint="eastAsia"/>
        </w:rPr>
        <w:t xml:space="preserve">본 도구는 </w:t>
      </w:r>
      <w:ins w:id="107" w:author="오명환" w:date="2021-12-27T08:58:00Z">
        <w:r w:rsidR="0091764F">
          <w:t>RDBMS</w:t>
        </w:r>
        <w:r w:rsidR="0091764F">
          <w:rPr>
            <w:rFonts w:hint="eastAsia"/>
          </w:rPr>
          <w:t xml:space="preserve">인 </w:t>
        </w:r>
      </w:ins>
      <w:r w:rsidR="001A03AB">
        <w:t>CUBRID</w:t>
      </w:r>
      <w:r w:rsidR="001A03AB">
        <w:rPr>
          <w:rFonts w:hint="eastAsia"/>
        </w:rPr>
        <w:t xml:space="preserve">에서 </w:t>
      </w:r>
      <w:ins w:id="108" w:author="오명환" w:date="2021-12-27T08:58:00Z">
        <w:r w:rsidR="00850555">
          <w:t>GDBMS</w:t>
        </w:r>
        <w:r w:rsidR="00850555">
          <w:rPr>
            <w:rFonts w:hint="eastAsia"/>
          </w:rPr>
          <w:t xml:space="preserve">인 </w:t>
        </w:r>
      </w:ins>
      <w:r w:rsidR="001A03AB">
        <w:t xml:space="preserve">TurboGraph++ </w:t>
      </w:r>
      <w:r w:rsidR="001A03AB">
        <w:rPr>
          <w:rFonts w:hint="eastAsia"/>
        </w:rPr>
        <w:t xml:space="preserve">로 </w:t>
      </w:r>
      <w:ins w:id="109" w:author="오명환" w:date="2021-12-27T08:58:00Z">
        <w:r w:rsidR="00850555">
          <w:rPr>
            <w:rFonts w:hint="eastAsia"/>
          </w:rPr>
          <w:t xml:space="preserve">데이터 </w:t>
        </w:r>
      </w:ins>
      <w:r w:rsidR="001A03AB">
        <w:rPr>
          <w:rFonts w:hint="eastAsia"/>
        </w:rPr>
        <w:t>이관</w:t>
      </w:r>
      <w:ins w:id="110" w:author="오명환" w:date="2021-12-27T09:04:00Z">
        <w:r w:rsidR="00B12A03">
          <w:rPr>
            <w:rFonts w:hint="eastAsia"/>
          </w:rPr>
          <w:t xml:space="preserve">을 자동으로 이관하는 것이 </w:t>
        </w:r>
      </w:ins>
      <w:ins w:id="111" w:author="오명환" w:date="2021-12-27T09:05:00Z">
        <w:r w:rsidR="00B12A03">
          <w:rPr>
            <w:rFonts w:hint="eastAsia"/>
          </w:rPr>
          <w:t>최종 목표이다.</w:t>
        </w:r>
      </w:ins>
      <w:del w:id="112" w:author="오명환" w:date="2021-12-27T09:04:00Z">
        <w:r w:rsidR="001A03AB" w:rsidDel="00B12A03">
          <w:rPr>
            <w:rFonts w:hint="eastAsia"/>
          </w:rPr>
          <w:delText xml:space="preserve"> </w:delText>
        </w:r>
        <w:r w:rsidR="00E30AE7" w:rsidRPr="005C2941" w:rsidDel="00B12A03">
          <w:rPr>
            <w:rFonts w:hint="eastAsia"/>
          </w:rPr>
          <w:delText>기능을</w:delText>
        </w:r>
      </w:del>
      <w:r w:rsidR="00E30AE7" w:rsidRPr="005C2941">
        <w:rPr>
          <w:rFonts w:hint="eastAsia"/>
        </w:rPr>
        <w:t xml:space="preserve"> </w:t>
      </w:r>
      <w:del w:id="113" w:author="오명환" w:date="2021-12-27T09:05:00Z">
        <w:r w:rsidR="00E30AE7" w:rsidRPr="005C2941" w:rsidDel="00B12A03">
          <w:rPr>
            <w:rFonts w:hint="eastAsia"/>
          </w:rPr>
          <w:delText xml:space="preserve">주 목적으로 </w:delText>
        </w:r>
        <w:r w:rsidR="006F7F9D" w:rsidDel="00B12A03">
          <w:rPr>
            <w:rFonts w:hint="eastAsia"/>
          </w:rPr>
          <w:delText xml:space="preserve">하며 </w:delText>
        </w:r>
        <w:r w:rsidR="00E30AE7" w:rsidRPr="005C2941" w:rsidDel="00B12A03">
          <w:delText>IITP-</w:delText>
        </w:r>
        <w:r w:rsidR="00E30AE7" w:rsidRPr="005C2941" w:rsidDel="00B12A03">
          <w:rPr>
            <w:rFonts w:hint="eastAsia"/>
          </w:rPr>
          <w:delText xml:space="preserve">차세대 </w:delText>
        </w:r>
        <w:r w:rsidR="00E30AE7" w:rsidRPr="005C2941" w:rsidDel="00B12A03">
          <w:delText>GDBMS</w:delText>
        </w:r>
        <w:r w:rsidR="00E30AE7" w:rsidRPr="005C2941" w:rsidDel="00B12A03">
          <w:rPr>
            <w:rFonts w:hint="eastAsia"/>
          </w:rPr>
          <w:delText xml:space="preserve">인 </w:delText>
        </w:r>
        <w:r w:rsidR="00E30AE7" w:rsidRPr="005C2941" w:rsidDel="00B12A03">
          <w:delText>TurboGraph++</w:delText>
        </w:r>
        <w:r w:rsidR="00E30AE7" w:rsidRPr="005C2941" w:rsidDel="00B12A03">
          <w:rPr>
            <w:rFonts w:hint="eastAsia"/>
          </w:rPr>
          <w:delText>와 연결하여 결과를 산출하는 것이</w:delText>
        </w:r>
        <w:r w:rsidR="00E30AE7" w:rsidRPr="005C2941" w:rsidDel="00B12A03">
          <w:delText xml:space="preserve"> </w:delText>
        </w:r>
        <w:r w:rsidR="00E30AE7" w:rsidRPr="005C2941" w:rsidDel="00B12A03">
          <w:rPr>
            <w:rFonts w:hint="eastAsia"/>
          </w:rPr>
          <w:delText>최종 목표</w:delText>
        </w:r>
        <w:r w:rsidR="006F7F9D" w:rsidDel="00B12A03">
          <w:rPr>
            <w:rFonts w:hint="eastAsia"/>
          </w:rPr>
          <w:delText>이다.</w:delText>
        </w:r>
        <w:r w:rsidR="00E30AE7" w:rsidRPr="005C2941" w:rsidDel="00B12A03">
          <w:delText xml:space="preserve"> </w:delText>
        </w:r>
      </w:del>
    </w:p>
    <w:p w14:paraId="3D6B0CEC" w14:textId="2A8B0FAF" w:rsidR="00E30AE7" w:rsidRPr="00850555" w:rsidRDefault="00E30AE7" w:rsidP="00E30AE7"/>
    <w:p w14:paraId="260E5209" w14:textId="73EC7F97" w:rsidR="003C3AF3" w:rsidRPr="00706702" w:rsidRDefault="003C3AF3" w:rsidP="003C3AF3"/>
    <w:p w14:paraId="52E7BC0A" w14:textId="71574232" w:rsidR="003C3AF3" w:rsidRPr="00175413" w:rsidRDefault="003C3AF3" w:rsidP="003C3AF3"/>
    <w:p w14:paraId="11E21714" w14:textId="515871F3" w:rsidR="003C3AF3" w:rsidRPr="00175413" w:rsidRDefault="003C3AF3" w:rsidP="003C3AF3"/>
    <w:p w14:paraId="49186772" w14:textId="5D959D9C" w:rsidR="003C3AF3" w:rsidRPr="00175413" w:rsidRDefault="003C3AF3" w:rsidP="003C3AF3"/>
    <w:p w14:paraId="4FCC4E26" w14:textId="17366208" w:rsidR="003C3AF3" w:rsidRPr="00175413" w:rsidRDefault="003C3AF3" w:rsidP="003C3AF3"/>
    <w:p w14:paraId="1C5B77EB" w14:textId="5459E69A" w:rsidR="003C3AF3" w:rsidRPr="00175413" w:rsidRDefault="003C3AF3" w:rsidP="003C3AF3"/>
    <w:p w14:paraId="17F07C03" w14:textId="2B249F23" w:rsidR="003C3AF3" w:rsidRPr="00175413" w:rsidRDefault="003C3AF3" w:rsidP="003C3AF3"/>
    <w:p w14:paraId="36F9C2E7" w14:textId="7F149B8D" w:rsidR="003C3AF3" w:rsidRDefault="003C3AF3" w:rsidP="003C3AF3"/>
    <w:p w14:paraId="54A069FB" w14:textId="290EA278" w:rsidR="001C0F05" w:rsidRDefault="001C0F05" w:rsidP="003C3AF3"/>
    <w:p w14:paraId="317B98BB" w14:textId="6D9F0E2E" w:rsidR="001C0F05" w:rsidRDefault="001C0F05" w:rsidP="003C3AF3"/>
    <w:p w14:paraId="09EFE929" w14:textId="53D0737B" w:rsidR="001C0F05" w:rsidRDefault="001C0F05" w:rsidP="003C3AF3"/>
    <w:p w14:paraId="7EEB0840" w14:textId="19A885E6" w:rsidR="001C0F05" w:rsidRDefault="001C0F05" w:rsidP="003C3AF3"/>
    <w:p w14:paraId="71258BC3" w14:textId="486FB56B" w:rsidR="001C0F05" w:rsidRDefault="001C0F05" w:rsidP="003C3AF3"/>
    <w:p w14:paraId="008FB433" w14:textId="2400B257" w:rsidR="001C0F05" w:rsidRDefault="001C0F05" w:rsidP="003C3AF3"/>
    <w:p w14:paraId="49C674B8" w14:textId="5D789643" w:rsidR="001C0F05" w:rsidRDefault="001C0F05" w:rsidP="003C3AF3"/>
    <w:p w14:paraId="76298192" w14:textId="315CBA32" w:rsidR="001C0F05" w:rsidRDefault="001C0F05" w:rsidP="003C3AF3"/>
    <w:p w14:paraId="4D5FE941" w14:textId="73843B53" w:rsidR="001C0F05" w:rsidRDefault="001C0F05" w:rsidP="003C3AF3"/>
    <w:p w14:paraId="32E4E1C1" w14:textId="11B573AC" w:rsidR="001C0F05" w:rsidRDefault="001C0F05" w:rsidP="003C3AF3"/>
    <w:p w14:paraId="792336B1" w14:textId="076FCD59" w:rsidR="001C0F05" w:rsidRDefault="001C0F05" w:rsidP="003C3AF3"/>
    <w:p w14:paraId="672582CE" w14:textId="77777777" w:rsidR="00963D7E" w:rsidRDefault="00963D7E" w:rsidP="003C3AF3">
      <w:pPr>
        <w:rPr>
          <w:ins w:id="114" w:author="오명환" w:date="2021-12-27T09:05:00Z"/>
        </w:rPr>
      </w:pPr>
    </w:p>
    <w:p w14:paraId="7C77BDCE" w14:textId="77777777" w:rsidR="00103267" w:rsidRPr="00175413" w:rsidRDefault="00103267" w:rsidP="003C3AF3"/>
    <w:p w14:paraId="15C088E6" w14:textId="77777777" w:rsidR="003D3F51" w:rsidRDefault="003D3F51" w:rsidP="003D3F51">
      <w:pPr>
        <w:pStyle w:val="1"/>
        <w:rPr>
          <w:ins w:id="115" w:author="마인기" w:date="2021-12-27T21:23:00Z"/>
        </w:rPr>
      </w:pPr>
      <w:bookmarkStart w:id="116" w:name="_Toc91080264"/>
    </w:p>
    <w:p w14:paraId="461980F0" w14:textId="7AE09BA8" w:rsidR="003D3F51" w:rsidRPr="003D3F51" w:rsidRDefault="003C3AF3" w:rsidP="003D3F51">
      <w:pPr>
        <w:pStyle w:val="1"/>
        <w:rPr>
          <w:rPrChange w:id="117" w:author="마인기" w:date="2021-12-27T21:22:00Z">
            <w:rPr>
              <w:rStyle w:val="1Char"/>
              <w:b/>
            </w:rPr>
          </w:rPrChange>
        </w:rPr>
      </w:pPr>
      <w:r w:rsidRPr="00175413">
        <w:t xml:space="preserve">2 </w:t>
      </w:r>
      <w:r w:rsidRPr="00175413">
        <w:rPr>
          <w:rStyle w:val="1Char"/>
          <w:b/>
        </w:rPr>
        <w:t>설계</w:t>
      </w:r>
      <w:r w:rsidRPr="00175413">
        <w:rPr>
          <w:rStyle w:val="1Char"/>
          <w:rFonts w:hint="eastAsia"/>
          <w:b/>
        </w:rPr>
        <w:t xml:space="preserve"> </w:t>
      </w:r>
      <w:r w:rsidRPr="00175413">
        <w:rPr>
          <w:rStyle w:val="1Char"/>
          <w:b/>
        </w:rPr>
        <w:t>요구</w:t>
      </w:r>
      <w:r w:rsidRPr="00175413">
        <w:rPr>
          <w:rStyle w:val="1Char"/>
          <w:rFonts w:hint="eastAsia"/>
          <w:b/>
        </w:rPr>
        <w:t xml:space="preserve"> </w:t>
      </w:r>
      <w:r w:rsidRPr="00175413">
        <w:rPr>
          <w:rStyle w:val="1Char"/>
          <w:b/>
        </w:rPr>
        <w:t>사항</w:t>
      </w:r>
      <w:bookmarkEnd w:id="116"/>
    </w:p>
    <w:p w14:paraId="19537DB3" w14:textId="77777777" w:rsidR="001C0F05" w:rsidRPr="001C0F05" w:rsidRDefault="001C0F05" w:rsidP="001C0F05"/>
    <w:p w14:paraId="5499D593" w14:textId="7C697189" w:rsidR="00FD504B" w:rsidRPr="005C2941" w:rsidDel="00AE2F73" w:rsidRDefault="00FD504B">
      <w:pPr>
        <w:rPr>
          <w:del w:id="118" w:author="오명환" w:date="2021-12-27T09:06:00Z"/>
        </w:rPr>
      </w:pPr>
      <w:r w:rsidRPr="005C2941">
        <w:rPr>
          <w:rFonts w:hint="eastAsia"/>
        </w:rPr>
        <w:t xml:space="preserve">구조 설계에 앞서 요구 사항을 </w:t>
      </w:r>
      <w:ins w:id="119" w:author="오명환" w:date="2021-12-27T09:05:00Z">
        <w:r w:rsidR="00103267">
          <w:rPr>
            <w:rFonts w:hint="eastAsia"/>
          </w:rPr>
          <w:t>정의하고 정의된 요구사항을 기반으로 명세서를 작성한다.</w:t>
        </w:r>
        <w:r w:rsidR="00103267">
          <w:t xml:space="preserve"> </w:t>
        </w:r>
        <w:r w:rsidR="00103267">
          <w:rPr>
            <w:rFonts w:hint="eastAsia"/>
          </w:rPr>
          <w:t>작성</w:t>
        </w:r>
      </w:ins>
      <w:ins w:id="120" w:author="오명환" w:date="2021-12-27T09:06:00Z">
        <w:r w:rsidR="00103267">
          <w:rPr>
            <w:rFonts w:hint="eastAsia"/>
          </w:rPr>
          <w:t xml:space="preserve">된 명세서를 토대로 </w:t>
        </w:r>
      </w:ins>
      <w:del w:id="121" w:author="오명환" w:date="2021-12-27T09:06:00Z">
        <w:r w:rsidRPr="005C2941" w:rsidDel="00AE2F73">
          <w:rPr>
            <w:rFonts w:hint="eastAsia"/>
          </w:rPr>
          <w:delText>추출하</w:delText>
        </w:r>
        <w:r w:rsidR="003462F8" w:rsidDel="00AE2F73">
          <w:rPr>
            <w:rFonts w:hint="eastAsia"/>
          </w:rPr>
          <w:delText>여</w:delText>
        </w:r>
        <w:r w:rsidRPr="005C2941" w:rsidDel="00AE2F73">
          <w:rPr>
            <w:rFonts w:hint="eastAsia"/>
          </w:rPr>
          <w:delText xml:space="preserve"> 이를 기반으로 요구사항 명세서를 작성</w:delText>
        </w:r>
        <w:r w:rsidDel="00AE2F73">
          <w:rPr>
            <w:rFonts w:hint="eastAsia"/>
          </w:rPr>
          <w:delText>하고,</w:delText>
        </w:r>
      </w:del>
    </w:p>
    <w:p w14:paraId="2AB944E8" w14:textId="021556CA" w:rsidR="001A03AB" w:rsidRDefault="00FD504B" w:rsidP="00AE2F73">
      <w:del w:id="122" w:author="오명환" w:date="2021-12-27T09:06:00Z">
        <w:r w:rsidRPr="005C2941" w:rsidDel="00AE2F73">
          <w:rPr>
            <w:rFonts w:hint="eastAsia"/>
          </w:rPr>
          <w:delText xml:space="preserve">이를 토대로 </w:delText>
        </w:r>
      </w:del>
      <w:r w:rsidRPr="005C2941">
        <w:rPr>
          <w:rFonts w:hint="eastAsia"/>
        </w:rPr>
        <w:t>분석, 설계 후 개발</w:t>
      </w:r>
      <w:ins w:id="123" w:author="오명환" w:date="2021-12-27T09:06:00Z">
        <w:r w:rsidR="00AE2F73">
          <w:rPr>
            <w:rFonts w:hint="eastAsia"/>
          </w:rPr>
          <w:t>을 진행</w:t>
        </w:r>
      </w:ins>
      <w:r>
        <w:rPr>
          <w:rFonts w:hint="eastAsia"/>
        </w:rPr>
        <w:t>한다.</w:t>
      </w:r>
    </w:p>
    <w:p w14:paraId="7558560C" w14:textId="77777777" w:rsidR="001A03AB" w:rsidRPr="00175387" w:rsidRDefault="001A03AB" w:rsidP="001A03AB"/>
    <w:tbl>
      <w:tblPr>
        <w:tblW w:w="8926" w:type="dxa"/>
        <w:tblInd w:w="10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40"/>
        <w:gridCol w:w="2787"/>
        <w:gridCol w:w="4499"/>
        <w:tblGridChange w:id="124">
          <w:tblGrid>
            <w:gridCol w:w="5"/>
            <w:gridCol w:w="1635"/>
            <w:gridCol w:w="5"/>
            <w:gridCol w:w="2782"/>
            <w:gridCol w:w="5"/>
            <w:gridCol w:w="4494"/>
            <w:gridCol w:w="5"/>
          </w:tblGrid>
        </w:tblGridChange>
      </w:tblGrid>
      <w:tr w:rsidR="001A03AB" w:rsidRPr="005411AF" w14:paraId="79921172" w14:textId="77777777" w:rsidTr="001A03AB">
        <w:trPr>
          <w:trHeight w:val="435"/>
        </w:trPr>
        <w:tc>
          <w:tcPr>
            <w:tcW w:w="16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0955352" w14:textId="5E8A8CC4" w:rsidR="001A03AB" w:rsidRPr="005411AF" w:rsidRDefault="001A03AB" w:rsidP="00AF5E8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 xml:space="preserve">요구사항 </w:t>
            </w:r>
            <w:r w:rsidRPr="005411AF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278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BAA3EDE" w14:textId="29F1183A" w:rsidR="001A03AB" w:rsidRPr="005411AF" w:rsidRDefault="001A03AB" w:rsidP="00AF5E8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요구사항명</w:t>
            </w:r>
          </w:p>
        </w:tc>
        <w:tc>
          <w:tcPr>
            <w:tcW w:w="449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D3A8876" w14:textId="7F0F893B" w:rsidR="001A03AB" w:rsidRPr="005411AF" w:rsidRDefault="001A03AB" w:rsidP="00AF5E8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요구사항 내용</w:t>
            </w:r>
          </w:p>
        </w:tc>
      </w:tr>
      <w:tr w:rsidR="001A03AB" w:rsidRPr="005411AF" w14:paraId="404B937B" w14:textId="77777777" w:rsidTr="003D3F51">
        <w:tblPrEx>
          <w:tblW w:w="8926" w:type="dxa"/>
          <w:tblInd w:w="104" w:type="dxa"/>
          <w:tblCellMar>
            <w:left w:w="99" w:type="dxa"/>
            <w:right w:w="99" w:type="dxa"/>
          </w:tblCellMar>
          <w:tblPrExChange w:id="125" w:author="마인기" w:date="2021-12-27T21:23:00Z">
            <w:tblPrEx>
              <w:tblW w:w="8926" w:type="dxa"/>
              <w:tblInd w:w="104" w:type="dxa"/>
              <w:tblCellMar>
                <w:left w:w="99" w:type="dxa"/>
                <w:right w:w="99" w:type="dxa"/>
              </w:tblCellMar>
            </w:tblPrEx>
          </w:tblPrExChange>
        </w:tblPrEx>
        <w:trPr>
          <w:trHeight w:val="718"/>
          <w:trPrChange w:id="126" w:author="마인기" w:date="2021-12-27T21:23:00Z">
            <w:trPr>
              <w:gridAfter w:val="0"/>
              <w:trHeight w:val="330"/>
            </w:trPr>
          </w:trPrChange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27" w:author="마인기" w:date="2021-12-27T21:23:00Z">
              <w:tcPr>
                <w:tcW w:w="1640" w:type="dxa"/>
                <w:gridSpan w:val="2"/>
                <w:tcBorders>
                  <w:top w:val="nil"/>
                  <w:left w:val="single" w:sz="4" w:space="0" w:color="auto"/>
                  <w:bottom w:val="nil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3B448E8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RG-TRAN-01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28" w:author="마인기" w:date="2021-12-27T21:23:00Z">
              <w:tcPr>
                <w:tcW w:w="2787" w:type="dxa"/>
                <w:gridSpan w:val="2"/>
                <w:tcBorders>
                  <w:top w:val="nil"/>
                  <w:left w:val="nil"/>
                  <w:bottom w:val="nil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65DEE48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메타데이터 획득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  <w:tcPrChange w:id="129" w:author="마인기" w:date="2021-12-27T21:23:00Z">
              <w:tcPr>
                <w:tcW w:w="4499" w:type="dxa"/>
                <w:gridSpan w:val="2"/>
                <w:tcBorders>
                  <w:top w:val="nil"/>
                  <w:left w:val="nil"/>
                  <w:bottom w:val="nil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3C8B1FB1" w14:textId="489F67B2" w:rsidR="003D3F51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RDB의 </w:t>
            </w:r>
            <w:ins w:id="130" w:author="오명환" w:date="2021-12-27T09:06:00Z">
              <w:r w:rsidR="00A47F1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메타 데이터</w:t>
              </w:r>
            </w:ins>
            <w:del w:id="131" w:author="오명환" w:date="2021-12-27T09:06:00Z">
              <w:r w:rsidRPr="005411AF" w:rsidDel="00A47F1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meta data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를 가져온다</w:t>
            </w:r>
          </w:p>
        </w:tc>
      </w:tr>
      <w:tr w:rsidR="001A03AB" w:rsidRPr="005411AF" w14:paraId="79E826F7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5A8C8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8C4FF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메타데이터를 모델로 변환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A10ED" w14:textId="396CF8BB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가져온 </w:t>
            </w:r>
            <w:ins w:id="132" w:author="오명환" w:date="2021-12-27T09:07:00Z">
              <w:r w:rsidR="00A47F1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메타 데이터</w:t>
              </w:r>
            </w:ins>
            <w:del w:id="133" w:author="오명환" w:date="2021-12-27T09:07:00Z">
              <w:r w:rsidRPr="005411AF" w:rsidDel="00A47F1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Me</w:delText>
              </w:r>
            </w:del>
            <w:del w:id="134" w:author="오명환" w:date="2021-12-27T09:06:00Z">
              <w:r w:rsidRPr="005411AF" w:rsidDel="00A47F1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ta data 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기반으로 RDB to GDB 변환(매핑) 기능을 제공한다</w:t>
            </w:r>
            <w:ins w:id="135" w:author="오명환" w:date="2021-12-27T09:08:00Z">
              <w:r w:rsidR="00AF1FC8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.</w:t>
              </w:r>
            </w:ins>
          </w:p>
        </w:tc>
      </w:tr>
      <w:tr w:rsidR="001A03AB" w:rsidRPr="005411AF" w14:paraId="4D358C35" w14:textId="77777777" w:rsidTr="001A03AB">
        <w:trPr>
          <w:trHeight w:val="66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BCDE3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RG-TRAN-03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6568E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모델 변환 시각화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35E4E" w14:textId="51B7FB28" w:rsidR="001A03AB" w:rsidRPr="005411AF" w:rsidRDefault="0073511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136" w:author="오명환" w:date="2021-12-27T09:07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매핑</w:t>
              </w:r>
            </w:ins>
            <w:del w:id="137" w:author="오명환" w:date="2021-12-27T09:07:00Z">
              <w:r w:rsidR="001A03AB" w:rsidRPr="005411AF" w:rsidDel="0073511B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Mapping </w:delText>
              </w:r>
            </w:del>
            <w:r w:rsidR="001A03AB"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된 모델의 시각화 정보를 제공한다</w:t>
            </w:r>
            <w:ins w:id="138" w:author="오명환" w:date="2021-12-27T09:08:00Z">
              <w:r w:rsidR="00AF1FC8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.</w:t>
              </w:r>
            </w:ins>
          </w:p>
        </w:tc>
      </w:tr>
      <w:tr w:rsidR="001A03AB" w:rsidRPr="005411AF" w14:paraId="29976D52" w14:textId="77777777" w:rsidTr="001A03AB">
        <w:trPr>
          <w:trHeight w:val="99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0BE19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RG-TRAN-04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98DB0" w14:textId="1C049797" w:rsidR="001A03AB" w:rsidRPr="005411AF" w:rsidRDefault="0073511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139" w:author="오명환" w:date="2021-12-27T09:07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정점(</w:t>
              </w:r>
            </w:ins>
            <w:r w:rsidR="001A03AB"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Vertex</w:t>
            </w:r>
            <w:ins w:id="140" w:author="오명환" w:date="2021-12-27T09:07:00Z">
              <w:r>
                <w:rPr>
                  <w:rFonts w:ascii="맑은 고딕" w:eastAsia="맑은 고딕" w:hAnsi="맑은 고딕" w:cs="굴림"/>
                  <w:color w:val="000000"/>
                  <w:szCs w:val="22"/>
                </w:rPr>
                <w:t>)</w:t>
              </w:r>
            </w:ins>
            <w:r w:rsidR="001A03AB"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속성 설정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D7326" w14:textId="0BE0E3E9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시각화 된 그래프에서 </w:t>
            </w:r>
            <w:ins w:id="141" w:author="오명환" w:date="2021-12-27T09:07:00Z">
              <w:r w:rsidR="0073511B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정점의 </w:t>
              </w:r>
            </w:ins>
            <w:del w:id="142" w:author="오명환" w:date="2021-12-27T09:07:00Z">
              <w:r w:rsidRPr="005411AF" w:rsidDel="0073511B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Vertex 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 설정/변경</w:t>
            </w:r>
            <w:ins w:id="143" w:author="오명환" w:date="2021-12-27T09:08:00Z">
              <w:r w:rsidR="00AF1FC8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할 수 있는 기능을 제공한다.</w:t>
              </w:r>
            </w:ins>
            <w:del w:id="144" w:author="오명환" w:date="2021-12-27T09:08:00Z">
              <w:r w:rsidRPr="005411AF" w:rsidDel="00AF1FC8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할 수 있다</w:delText>
              </w:r>
            </w:del>
          </w:p>
        </w:tc>
      </w:tr>
      <w:tr w:rsidR="001A03AB" w:rsidRPr="005411AF" w14:paraId="5136FA0B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9A7A6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RG-TRAN-05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1625E" w14:textId="035A47AF" w:rsidR="001A03AB" w:rsidRPr="005411AF" w:rsidRDefault="003543ED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145" w:author="오명환" w:date="2021-12-27T09:07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정</w:t>
              </w:r>
            </w:ins>
            <w:ins w:id="146" w:author="오명환" w:date="2021-12-27T09:08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점 </w:t>
              </w:r>
            </w:ins>
            <w:del w:id="147" w:author="오명환" w:date="2021-12-27T09:07:00Z">
              <w:r w:rsidR="001A03AB" w:rsidRPr="005411AF" w:rsidDel="003543ED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Vertex </w:delText>
              </w:r>
            </w:del>
            <w:r w:rsidR="001A03AB"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 Skip 설정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7B2E6" w14:textId="4779CD4D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이관 시 불필요한 </w:t>
            </w:r>
            <w:ins w:id="148" w:author="오명환" w:date="2021-12-27T09:08:00Z">
              <w:r w:rsidR="003543ED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정점</w:t>
              </w:r>
            </w:ins>
            <w:del w:id="149" w:author="오명환" w:date="2021-12-27T09:08:00Z">
              <w:r w:rsidRPr="005411AF" w:rsidDel="003543ED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Vertex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를 Skip 설정</w:t>
            </w:r>
            <w:ins w:id="150" w:author="오명환" w:date="2021-12-27T09:08:00Z">
              <w:r w:rsidR="00AF1FC8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할 수 있는 기능을 제공한다.</w:t>
              </w:r>
            </w:ins>
            <w:del w:id="151" w:author="오명환" w:date="2021-12-27T09:08:00Z">
              <w:r w:rsidRPr="005411AF" w:rsidDel="00AF1FC8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할 수 있다</w:delText>
              </w:r>
            </w:del>
          </w:p>
        </w:tc>
      </w:tr>
      <w:tr w:rsidR="001A03AB" w:rsidRPr="00AF1FC8" w14:paraId="2D2E0AAA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365B1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RG-TRAN-06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10E24" w14:textId="47FD7026" w:rsidR="001A03AB" w:rsidRPr="005411AF" w:rsidRDefault="00AF1FC8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152" w:author="오명환" w:date="2021-12-27T09:09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간선(</w:t>
              </w:r>
            </w:ins>
            <w:r w:rsidR="001A03AB"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Edge</w:t>
            </w:r>
            <w:ins w:id="153" w:author="오명환" w:date="2021-12-27T09:09:00Z">
              <w:r>
                <w:rPr>
                  <w:rFonts w:ascii="맑은 고딕" w:eastAsia="맑은 고딕" w:hAnsi="맑은 고딕" w:cs="굴림"/>
                  <w:color w:val="000000"/>
                  <w:szCs w:val="22"/>
                </w:rPr>
                <w:t>)</w:t>
              </w:r>
            </w:ins>
            <w:r w:rsidR="001A03AB"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속성 설정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868ED" w14:textId="037F1124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시각화 된 그래프에서 </w:t>
            </w:r>
            <w:ins w:id="154" w:author="오명환" w:date="2021-12-27T09:09:00Z">
              <w:r w:rsidR="00AF1FC8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간선의</w:t>
              </w:r>
            </w:ins>
            <w:del w:id="155" w:author="오명환" w:date="2021-12-27T09:09:00Z">
              <w:r w:rsidRPr="005411AF" w:rsidDel="00AF1FC8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Edge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속성 설정/변경할 수</w:t>
            </w:r>
            <w:ins w:id="156" w:author="오명환" w:date="2021-12-27T09:09:00Z">
              <w:r w:rsidR="000729E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 있는 기능을 제공한다.</w:t>
              </w:r>
            </w:ins>
            <w:del w:id="157" w:author="오명환" w:date="2021-12-27T09:09:00Z">
              <w:r w:rsidRPr="005411AF" w:rsidDel="00AF1FC8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 있다</w:delText>
              </w:r>
            </w:del>
          </w:p>
        </w:tc>
      </w:tr>
      <w:tr w:rsidR="001A03AB" w:rsidRPr="005411AF" w14:paraId="5D929D52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BE8EF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RG-TRAN-07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3F61D" w14:textId="111A6715" w:rsidR="001A03AB" w:rsidRPr="005411AF" w:rsidRDefault="000729E5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158" w:author="오명환" w:date="2021-12-27T09:09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간선 </w:t>
              </w:r>
            </w:ins>
            <w:del w:id="159" w:author="오명환" w:date="2021-12-27T09:09:00Z">
              <w:r w:rsidR="001A03AB" w:rsidRPr="005411AF" w:rsidDel="000729E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Edge </w:delText>
              </w:r>
            </w:del>
            <w:r w:rsidR="001A03AB"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속성 Skip 설정 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56F7C" w14:textId="0D20649C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이관 시 불필요한 </w:t>
            </w:r>
            <w:ins w:id="160" w:author="오명환" w:date="2021-12-27T09:09:00Z">
              <w:r w:rsidR="000729E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간선</w:t>
              </w:r>
            </w:ins>
            <w:del w:id="161" w:author="오명환" w:date="2021-12-27T09:09:00Z">
              <w:r w:rsidRPr="005411AF" w:rsidDel="000729E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Edge</w:delText>
              </w:r>
            </w:del>
            <w:ins w:id="162" w:author="오명환" w:date="2021-12-27T09:09:00Z">
              <w:r w:rsidR="000729E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을</w:t>
              </w:r>
            </w:ins>
            <w:del w:id="163" w:author="오명환" w:date="2021-12-27T09:09:00Z">
              <w:r w:rsidRPr="005411AF" w:rsidDel="000729E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를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Skip 설정할 수 있</w:t>
            </w:r>
            <w:ins w:id="164" w:author="오명환" w:date="2021-12-27T09:09:00Z">
              <w:r w:rsidR="000729E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는 기능을 제공한다.</w:t>
              </w:r>
            </w:ins>
            <w:del w:id="165" w:author="오명환" w:date="2021-12-27T09:09:00Z">
              <w:r w:rsidRPr="005411AF" w:rsidDel="000729E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다</w:delText>
              </w:r>
            </w:del>
          </w:p>
        </w:tc>
      </w:tr>
      <w:tr w:rsidR="001A03AB" w:rsidRPr="005411AF" w14:paraId="646C61F3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A323F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RG-TRAN-08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68477" w14:textId="36B55AF3" w:rsidR="001A03AB" w:rsidRPr="005411AF" w:rsidRDefault="000729E5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166" w:author="오명환" w:date="2021-12-27T09:10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간선 </w:t>
              </w:r>
            </w:ins>
            <w:del w:id="167" w:author="오명환" w:date="2021-12-27T09:10:00Z">
              <w:r w:rsidR="001A03AB" w:rsidRPr="005411AF" w:rsidDel="000729E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Edge </w:delText>
              </w:r>
            </w:del>
            <w:r w:rsidR="001A03AB"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변경 설정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47A15" w14:textId="04804713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시각화 된 그래프에서 </w:t>
            </w:r>
            <w:ins w:id="168" w:author="오명환" w:date="2021-12-27T09:10:00Z">
              <w:r w:rsidR="000729E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간선 </w:t>
              </w:r>
            </w:ins>
            <w:del w:id="169" w:author="오명환" w:date="2021-12-27T09:10:00Z">
              <w:r w:rsidRPr="005411AF" w:rsidDel="000729E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Edge 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연결을 변경할 수</w:t>
            </w:r>
            <w:ins w:id="170" w:author="오명환" w:date="2021-12-27T09:10:00Z">
              <w:r w:rsidR="00B45DA1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는 기능을 제공한다.</w:t>
              </w:r>
            </w:ins>
            <w:del w:id="171" w:author="오명환" w:date="2021-12-27T09:10:00Z">
              <w:r w:rsidRPr="005411AF" w:rsidDel="00B45DA1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 있다</w:delText>
              </w:r>
            </w:del>
          </w:p>
        </w:tc>
      </w:tr>
      <w:tr w:rsidR="001A03AB" w:rsidRPr="005411AF" w14:paraId="120F7F0D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69DE4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RG-TRAN-09</w:t>
            </w:r>
          </w:p>
        </w:tc>
        <w:tc>
          <w:tcPr>
            <w:tcW w:w="2787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3FBEA" w14:textId="015B943B" w:rsidR="001A03AB" w:rsidRPr="005411AF" w:rsidRDefault="000729E5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172" w:author="오명환" w:date="2021-12-27T09:10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간선 </w:t>
              </w:r>
            </w:ins>
            <w:del w:id="173" w:author="오명환" w:date="2021-12-27T09:10:00Z">
              <w:r w:rsidR="001A03AB" w:rsidRPr="005411AF" w:rsidDel="000729E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Edge </w:delText>
              </w:r>
            </w:del>
            <w:r w:rsidR="001A03AB"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변경 설정</w:t>
            </w:r>
          </w:p>
        </w:tc>
        <w:tc>
          <w:tcPr>
            <w:tcW w:w="4499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3E971" w14:textId="48C2424B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FK가 없는 경우 relationship 자동으로 찾아 추천하는 방법</w:t>
            </w:r>
            <w:ins w:id="174" w:author="오명환" w:date="2021-12-27T09:10:00Z">
              <w:r w:rsidR="00B45DA1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을 제공한다.</w:t>
              </w:r>
            </w:ins>
          </w:p>
        </w:tc>
      </w:tr>
      <w:tr w:rsidR="001A03AB" w:rsidRPr="005411AF" w14:paraId="108A2928" w14:textId="77777777" w:rsidTr="001A03AB">
        <w:trPr>
          <w:trHeight w:val="330"/>
        </w:trPr>
        <w:tc>
          <w:tcPr>
            <w:tcW w:w="1640" w:type="dxa"/>
            <w:tcBorders>
              <w:top w:val="dotted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9D7E2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RG-MIGR-01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BE1D9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Data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43FA2" w14:textId="4E3B3705" w:rsidR="001A03AB" w:rsidRPr="005411AF" w:rsidRDefault="00B45DA1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175" w:author="오명환" w:date="2021-12-27T09:11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메타 데이터</w:t>
              </w:r>
            </w:ins>
            <w:del w:id="176" w:author="오명환" w:date="2021-12-27T09:11:00Z">
              <w:r w:rsidR="001A03AB" w:rsidRPr="005411AF" w:rsidDel="00B45DA1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M</w:delText>
              </w:r>
            </w:del>
            <w:del w:id="177" w:author="오명환" w:date="2021-12-27T09:10:00Z">
              <w:r w:rsidR="001A03AB" w:rsidRPr="005411AF" w:rsidDel="00B45DA1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eta data</w:delText>
              </w:r>
            </w:del>
            <w:r w:rsidR="001A03AB"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에 따라서 RDB</w:t>
            </w:r>
            <w:ins w:id="178" w:author="오명환" w:date="2021-12-27T09:11:00Z">
              <w:r>
                <w:rPr>
                  <w:rFonts w:ascii="맑은 고딕" w:eastAsia="맑은 고딕" w:hAnsi="맑은 고딕" w:cs="굴림"/>
                  <w:color w:val="000000"/>
                  <w:szCs w:val="22"/>
                </w:rPr>
                <w:t xml:space="preserve"> </w:t>
              </w:r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데이터</w:t>
              </w:r>
            </w:ins>
            <w:del w:id="179" w:author="오명환" w:date="2021-12-27T09:11:00Z">
              <w:r w:rsidR="001A03AB" w:rsidRPr="005411AF" w:rsidDel="00B45DA1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 Data</w:delText>
              </w:r>
            </w:del>
            <w:r w:rsidR="001A03AB"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를 export </w:t>
            </w:r>
            <w:ins w:id="180" w:author="오명환" w:date="2021-12-27T09:11:00Z">
              <w:r w:rsidR="007500AA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하는 기능을 제공한다.</w:t>
              </w:r>
            </w:ins>
            <w:del w:id="181" w:author="오명환" w:date="2021-12-27T09:11:00Z">
              <w:r w:rsidR="001A03AB" w:rsidRPr="005411AF" w:rsidDel="007500AA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한다</w:delText>
              </w:r>
            </w:del>
          </w:p>
        </w:tc>
      </w:tr>
      <w:tr w:rsidR="001A03AB" w:rsidRPr="005411AF" w14:paraId="048E7DE8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9AE63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RG-MIGR-02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3D10C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Import Data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7A555" w14:textId="652550C9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RDB </w:t>
            </w:r>
            <w:ins w:id="182" w:author="오명환" w:date="2021-12-27T09:11:00Z">
              <w:r w:rsidR="007500AA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데이터</w:t>
              </w:r>
            </w:ins>
            <w:del w:id="183" w:author="오명환" w:date="2021-12-27T09:11:00Z">
              <w:r w:rsidRPr="005411AF" w:rsidDel="007500AA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data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를 GDB에</w:t>
            </w:r>
            <w:ins w:id="184" w:author="오명환" w:date="2021-12-27T09:11:00Z">
              <w:r w:rsidR="007500AA">
                <w:rPr>
                  <w:rFonts w:ascii="맑은 고딕" w:eastAsia="맑은 고딕" w:hAnsi="맑은 고딕" w:cs="굴림"/>
                  <w:color w:val="000000"/>
                  <w:szCs w:val="22"/>
                </w:rPr>
                <w:t xml:space="preserve"> </w:t>
              </w:r>
              <w:r w:rsidR="007500AA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온라인</w:t>
              </w:r>
            </w:ins>
            <w:del w:id="185" w:author="오명환" w:date="2021-12-27T09:11:00Z">
              <w:r w:rsidRPr="005411AF" w:rsidDel="007500AA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 online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으로 import </w:t>
            </w:r>
            <w:ins w:id="186" w:author="오명환" w:date="2021-12-27T09:11:00Z">
              <w:r w:rsidR="007500AA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하는 기능</w:t>
              </w:r>
            </w:ins>
            <w:ins w:id="187" w:author="오명환" w:date="2021-12-27T09:12:00Z">
              <w:r w:rsidR="007500AA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을 제공한다.</w:t>
              </w:r>
            </w:ins>
            <w:del w:id="188" w:author="오명환" w:date="2021-12-27T09:11:00Z">
              <w:r w:rsidRPr="005411AF" w:rsidDel="007500AA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한다</w:delText>
              </w:r>
            </w:del>
          </w:p>
        </w:tc>
      </w:tr>
      <w:tr w:rsidR="001A03AB" w:rsidRPr="005411AF" w14:paraId="5FFDEE94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0E074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RG-MIGR-03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FC4AB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file for GDB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897A2" w14:textId="708C3631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RDB </w:t>
            </w:r>
            <w:ins w:id="189" w:author="오명환" w:date="2021-12-27T09:12:00Z">
              <w:r w:rsidR="00D56A8E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데이터</w:t>
              </w:r>
            </w:ins>
            <w:del w:id="190" w:author="오명환" w:date="2021-12-27T09:12:00Z">
              <w:r w:rsidRPr="005411AF" w:rsidDel="00D56A8E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data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를 GDB 도구가 import 할 수 있는 형태의 </w:t>
            </w:r>
            <w:ins w:id="191" w:author="오명환" w:date="2021-12-27T09:12:00Z">
              <w:r w:rsidR="00D56A8E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파일</w:t>
              </w:r>
            </w:ins>
            <w:del w:id="192" w:author="오명환" w:date="2021-12-27T09:12:00Z">
              <w:r w:rsidRPr="005411AF" w:rsidDel="00D56A8E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File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로 생성하는 기능을 제공한다</w:t>
            </w:r>
          </w:p>
        </w:tc>
      </w:tr>
      <w:tr w:rsidR="001A03AB" w:rsidRPr="005411AF" w14:paraId="0D9FC7A2" w14:textId="77777777" w:rsidTr="001A03AB">
        <w:trPr>
          <w:trHeight w:val="66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67D9B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lastRenderedPageBreak/>
              <w:t>RG-MIGR-04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D74FC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증분 이관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87698" w14:textId="0CF6488E" w:rsidR="003D3F51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RDB의 증분 데이터 이관 기능을 지원한다.</w:t>
            </w:r>
            <w:ins w:id="193" w:author="오명환" w:date="2021-12-27T09:12:00Z">
              <w:r w:rsidR="00635EB7">
                <w:rPr>
                  <w:rFonts w:ascii="맑은 고딕" w:eastAsia="맑은 고딕" w:hAnsi="맑은 고딕" w:cs="굴림"/>
                  <w:color w:val="000000"/>
                  <w:szCs w:val="22"/>
                </w:rPr>
                <w:t xml:space="preserve"> (</w:t>
              </w:r>
            </w:ins>
            <w:del w:id="194" w:author="오명환" w:date="2021-12-27T09:12:00Z">
              <w:r w:rsidRPr="005411AF" w:rsidDel="00635EB7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br/>
                <w:delText xml:space="preserve">- 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CUBRID에서 특정 시점 이후 변경된 데이터만 증분 이관</w:t>
            </w:r>
            <w:ins w:id="195" w:author="오명환" w:date="2021-12-27T09:13:00Z">
              <w:r w:rsidR="00635EB7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)</w:t>
              </w:r>
            </w:ins>
          </w:p>
          <w:p w14:paraId="207D9A93" w14:textId="32987A1C" w:rsidR="0038333E" w:rsidRPr="005411AF" w:rsidRDefault="0038333E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1A03AB" w:rsidRPr="005411AF" w14:paraId="06F9E1D8" w14:textId="77777777" w:rsidTr="001A03AB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4C3C0EBB" w14:textId="2FB98FD9" w:rsidR="001A03AB" w:rsidRPr="005411AF" w:rsidRDefault="001A03AB" w:rsidP="001A03A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 xml:space="preserve">요구사항 </w:t>
            </w:r>
            <w:r w:rsidRPr="005411AF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278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370E01C3" w14:textId="7CD041B5" w:rsidR="001A03AB" w:rsidRPr="005411AF" w:rsidRDefault="001A03AB" w:rsidP="001A03A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요구사항명</w:t>
            </w:r>
          </w:p>
        </w:tc>
        <w:tc>
          <w:tcPr>
            <w:tcW w:w="449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2F6669E9" w14:textId="5C75C0B4" w:rsidR="001A03AB" w:rsidRPr="005411AF" w:rsidRDefault="001A03AB" w:rsidP="001A03A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요구사항 내용</w:t>
            </w:r>
          </w:p>
        </w:tc>
      </w:tr>
      <w:tr w:rsidR="001A03AB" w:rsidRPr="005411AF" w14:paraId="612B501E" w14:textId="77777777" w:rsidTr="001A03AB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A373E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GR-TRAN-01</w:t>
            </w:r>
          </w:p>
        </w:tc>
        <w:tc>
          <w:tcPr>
            <w:tcW w:w="278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6118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질의 입력</w:t>
            </w:r>
          </w:p>
        </w:tc>
        <w:tc>
          <w:tcPr>
            <w:tcW w:w="449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A3C6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질의를 입력 받는다 (사용자 직접 입력 or 파일)</w:t>
            </w:r>
          </w:p>
        </w:tc>
      </w:tr>
      <w:tr w:rsidR="001A03AB" w:rsidRPr="005411AF" w14:paraId="0C19CBD5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D8AE7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GR-TRAN-02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6B15B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결과 변환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EF069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결과를 기반으로 데이터(GDB to RDB) 변환(매핑) 기능을 제공한다</w:t>
            </w:r>
          </w:p>
        </w:tc>
      </w:tr>
      <w:tr w:rsidR="001A03AB" w:rsidRPr="005411AF" w14:paraId="4288F437" w14:textId="77777777" w:rsidTr="001A03AB">
        <w:trPr>
          <w:trHeight w:val="330"/>
        </w:trPr>
        <w:tc>
          <w:tcPr>
            <w:tcW w:w="1640" w:type="dxa"/>
            <w:tcBorders>
              <w:top w:val="dotted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D5C2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GR-MIGR-01</w:t>
            </w:r>
          </w:p>
        </w:tc>
        <w:tc>
          <w:tcPr>
            <w:tcW w:w="2787" w:type="dxa"/>
            <w:tcBorders>
              <w:top w:val="dotted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44F35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Import Data</w:t>
            </w:r>
          </w:p>
        </w:tc>
        <w:tc>
          <w:tcPr>
            <w:tcW w:w="4499" w:type="dxa"/>
            <w:tcBorders>
              <w:top w:val="dotted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F6957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맵핑된 데이터를 JDBC Driver를 이용하여 RDB에 import 한다</w:t>
            </w:r>
          </w:p>
        </w:tc>
      </w:tr>
      <w:tr w:rsidR="001A03AB" w:rsidRPr="005411AF" w14:paraId="0E36EC4B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DB20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GR-MIGR-02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2A9E6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file for RDB</w:t>
            </w:r>
          </w:p>
        </w:tc>
        <w:tc>
          <w:tcPr>
            <w:tcW w:w="4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CDF15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data를 CUBRID가 import 할 수 있는 형태의 File로 생성하는 기능을 제공한다</w:t>
            </w:r>
          </w:p>
        </w:tc>
      </w:tr>
      <w:tr w:rsidR="001A03AB" w:rsidRPr="005411AF" w14:paraId="7E457550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3AD8B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CM-CONN-01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5A575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연결 설정 : 추가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94BFF" w14:textId="38FED488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del w:id="196" w:author="오명환" w:date="2021-12-27T09:15:00Z">
              <w:r w:rsidRPr="005411AF" w:rsidDel="00DA51C7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Online 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연결 정보를 추가하는 기능을 제공한다</w:t>
            </w:r>
          </w:p>
        </w:tc>
      </w:tr>
      <w:tr w:rsidR="001A03AB" w:rsidRPr="005411AF" w14:paraId="37B38A89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26BAF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9E885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연결 설정 : 삭제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A2F41" w14:textId="6EF982F0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del w:id="197" w:author="오명환" w:date="2021-12-27T09:15:00Z">
              <w:r w:rsidRPr="005411AF" w:rsidDel="00DA51C7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Online 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연결 정보를 삭제하는 기능을 제공한다</w:t>
            </w:r>
          </w:p>
        </w:tc>
      </w:tr>
      <w:tr w:rsidR="001A03AB" w:rsidRPr="005411AF" w14:paraId="4473A014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66CE7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CM-CONN-03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CD088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연결 설정 : 수정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8B990" w14:textId="75CE7F39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del w:id="198" w:author="오명환" w:date="2021-12-27T09:15:00Z">
              <w:r w:rsidRPr="005411AF" w:rsidDel="00DA51C7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Online 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연결 정보를 변경하는 기능을 제공한다</w:t>
            </w:r>
          </w:p>
        </w:tc>
      </w:tr>
      <w:tr w:rsidR="001A03AB" w:rsidRPr="005411AF" w14:paraId="19FEB469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0625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CM-CONN-04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57BFA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연결 설정 : 추가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20B0C" w14:textId="5FB41563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del w:id="199" w:author="오명환" w:date="2021-12-27T09:15:00Z">
              <w:r w:rsidRPr="005411AF" w:rsidDel="00DA51C7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Online 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연결 정보를 추가하는 기능을 제공한다</w:t>
            </w:r>
          </w:p>
        </w:tc>
      </w:tr>
      <w:tr w:rsidR="001A03AB" w:rsidRPr="005411AF" w14:paraId="171B7A52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ECF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CM-CONN-05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DE0B8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연결 설정 : 삭제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2E6C1" w14:textId="0AF60622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del w:id="200" w:author="오명환" w:date="2021-12-27T09:15:00Z">
              <w:r w:rsidRPr="005411AF" w:rsidDel="00DA51C7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Online 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연결 정보를 삭제하는 기능을 제공한다</w:t>
            </w:r>
          </w:p>
        </w:tc>
      </w:tr>
      <w:tr w:rsidR="001A03AB" w:rsidRPr="005411AF" w14:paraId="19E61208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0472D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CM-CONN-06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74358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연결 설정 : 수정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F5113" w14:textId="6DC6BE02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del w:id="201" w:author="오명환" w:date="2021-12-27T09:15:00Z">
              <w:r w:rsidRPr="005411AF" w:rsidDel="00DA51C7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Online 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연결 정보를 변경하는 기능을 제공한다</w:t>
            </w:r>
          </w:p>
        </w:tc>
      </w:tr>
      <w:tr w:rsidR="001A03AB" w:rsidRPr="005411AF" w14:paraId="45BFB64A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E855D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CM-CONN-07</w:t>
            </w:r>
          </w:p>
        </w:tc>
        <w:tc>
          <w:tcPr>
            <w:tcW w:w="2787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F0D10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테스트</w:t>
            </w:r>
          </w:p>
        </w:tc>
        <w:tc>
          <w:tcPr>
            <w:tcW w:w="4499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4F534" w14:textId="7DBE71C5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del w:id="202" w:author="오명환" w:date="2021-12-27T09:14:00Z">
              <w:r w:rsidRPr="005411AF" w:rsidDel="009410AF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Online migration</w:delText>
              </w:r>
            </w:del>
            <w:del w:id="203" w:author="오명환" w:date="2021-12-27T09:15:00Z">
              <w:r w:rsidRPr="005411AF" w:rsidDel="00706CB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시에 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설정을 이용하여 연결 테스트 기능을 제공한다</w:t>
            </w:r>
          </w:p>
        </w:tc>
      </w:tr>
      <w:tr w:rsidR="001A03AB" w:rsidRPr="005411AF" w14:paraId="0332C5EB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10C06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CM-MIGR-01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7258A" w14:textId="0EC60E39" w:rsidR="001A03AB" w:rsidRPr="005411AF" w:rsidRDefault="00E9233A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204" w:author="마인기" w:date="2021-12-27T21:36:00Z">
              <w:r>
                <w:rPr>
                  <w:rFonts w:ascii="맑은 고딕" w:eastAsia="맑은 고딕" w:hAnsi="맑은 고딕" w:cs="굴림"/>
                  <w:color w:val="000000"/>
                  <w:szCs w:val="22"/>
                </w:rPr>
                <w:t>M</w:t>
              </w:r>
            </w:ins>
            <w:del w:id="205" w:author="마인기" w:date="2021-12-27T21:36:00Z">
              <w:r w:rsidR="001A03AB" w:rsidRPr="005411AF" w:rsidDel="00E9233A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m</w:delText>
              </w:r>
            </w:del>
            <w:r w:rsidR="001A03AB"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ulti thread </w:t>
            </w:r>
            <w:ins w:id="206" w:author="오명환" w:date="2021-12-27T09:16:00Z">
              <w:r w:rsidR="00706CB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지원</w:t>
              </w:r>
            </w:ins>
            <w:del w:id="207" w:author="오명환" w:date="2021-12-27T09:16:00Z">
              <w:r w:rsidR="001A03AB" w:rsidRPr="005411AF" w:rsidDel="00706CB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support</w:delText>
              </w:r>
            </w:del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7CD11" w14:textId="5F4ACE4D" w:rsidR="001A03AB" w:rsidRPr="005411AF" w:rsidRDefault="00AD3BF2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208" w:author="오명환" w:date="2021-12-27T09:16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이관시 사용하는 </w:t>
              </w:r>
            </w:ins>
            <w:del w:id="209" w:author="오명환" w:date="2021-12-27T09:16:00Z">
              <w:r w:rsidR="001A03AB" w:rsidRPr="005411AF" w:rsidDel="00AD3BF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Migration </w:delText>
              </w:r>
            </w:del>
            <w:r w:rsidR="001A03AB"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thread의 수를 조절할 수 있</w:t>
            </w:r>
            <w:ins w:id="210" w:author="오명환" w:date="2021-12-27T09:16:00Z">
              <w:r w:rsidR="00706CB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는 기능을 제공한다.</w:t>
              </w:r>
            </w:ins>
            <w:del w:id="211" w:author="오명환" w:date="2021-12-27T09:16:00Z">
              <w:r w:rsidR="001A03AB" w:rsidRPr="005411AF" w:rsidDel="00706CB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다</w:delText>
              </w:r>
            </w:del>
          </w:p>
        </w:tc>
      </w:tr>
      <w:tr w:rsidR="001A03AB" w:rsidRPr="005411AF" w14:paraId="4E0FA0A5" w14:textId="77777777" w:rsidTr="001A03AB">
        <w:trPr>
          <w:trHeight w:val="66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F7973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CM-MIGR-02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309A6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CMT Script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5D9C1" w14:textId="062B2BE4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CLI 로 마이그레이션 수행할 수 있도록</w:t>
            </w: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>CMT Migration Script(XML) 파일을 Export 하는 기능 제공 (G</w:t>
            </w:r>
            <w:ins w:id="212" w:author="오명환" w:date="2021-12-27T09:17:00Z">
              <w:r w:rsidR="00C114DF">
                <w:rPr>
                  <w:rFonts w:ascii="맑은 고딕" w:eastAsia="맑은 고딕" w:hAnsi="맑은 고딕" w:cs="굴림"/>
                  <w:color w:val="000000"/>
                  <w:szCs w:val="22"/>
                </w:rPr>
                <w:t>2</w:t>
              </w:r>
            </w:ins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R, R</w:t>
            </w:r>
            <w:ins w:id="213" w:author="오명환" w:date="2021-12-27T09:17:00Z">
              <w:r w:rsidR="00C114DF">
                <w:rPr>
                  <w:rFonts w:ascii="맑은 고딕" w:eastAsia="맑은 고딕" w:hAnsi="맑은 고딕" w:cs="굴림"/>
                  <w:color w:val="000000"/>
                  <w:szCs w:val="22"/>
                </w:rPr>
                <w:t>2</w:t>
              </w:r>
            </w:ins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 용)</w:t>
            </w:r>
          </w:p>
        </w:tc>
      </w:tr>
      <w:tr w:rsidR="001A03AB" w:rsidRPr="005411AF" w14:paraId="52A9EBF2" w14:textId="77777777" w:rsidTr="001A03AB">
        <w:trPr>
          <w:trHeight w:val="330"/>
        </w:trPr>
        <w:tc>
          <w:tcPr>
            <w:tcW w:w="1640" w:type="dxa"/>
            <w:tcBorders>
              <w:top w:val="dotted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2CA7C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CM-IF-01</w:t>
            </w:r>
          </w:p>
        </w:tc>
        <w:tc>
          <w:tcPr>
            <w:tcW w:w="2787" w:type="dxa"/>
            <w:tcBorders>
              <w:top w:val="dotted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ECA24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CLI 제공</w:t>
            </w:r>
          </w:p>
        </w:tc>
        <w:tc>
          <w:tcPr>
            <w:tcW w:w="4499" w:type="dxa"/>
            <w:tcBorders>
              <w:top w:val="dotted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DB1C7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CLI를 이용한 Migration 기능을 제공한다</w:t>
            </w:r>
          </w:p>
        </w:tc>
      </w:tr>
      <w:tr w:rsidR="001A03AB" w:rsidRPr="005411AF" w14:paraId="57015083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D75C9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CM-IF-02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C75CF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GUI 제공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B08593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GUI를 이용한 Migration 기능을 제공한다</w:t>
            </w:r>
          </w:p>
        </w:tc>
      </w:tr>
      <w:tr w:rsidR="001A03AB" w:rsidRPr="005411AF" w14:paraId="50192663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A91F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lastRenderedPageBreak/>
              <w:t>CM-IF-03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DE16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interface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C38BA" w14:textId="39D47B70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GDB </w:t>
            </w:r>
            <w:del w:id="214" w:author="오명환" w:date="2021-12-27T09:17:00Z">
              <w:r w:rsidRPr="005411AF" w:rsidDel="00D3382E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Online </w:delText>
              </w:r>
            </w:del>
            <w:ins w:id="215" w:author="오명환" w:date="2021-12-27T09:18:00Z">
              <w:r w:rsidR="00C406B8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연결 및 이관</w:t>
              </w:r>
            </w:ins>
            <w:del w:id="216" w:author="오명환" w:date="2021-12-27T09:18:00Z">
              <w:r w:rsidRPr="005411AF" w:rsidDel="00C406B8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migration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을 위해서 </w:t>
            </w:r>
            <w:r w:rsidR="003D6543">
              <w:rPr>
                <w:rFonts w:ascii="맑은 고딕" w:eastAsia="맑은 고딕" w:hAnsi="맑은 고딕" w:cs="굴림"/>
                <w:color w:val="000000"/>
                <w:szCs w:val="22"/>
              </w:rPr>
              <w:t>GraphDB</w:t>
            </w: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Driver를 사용한다</w:t>
            </w:r>
          </w:p>
        </w:tc>
      </w:tr>
      <w:tr w:rsidR="001A03AB" w:rsidRPr="005411AF" w14:paraId="17AA63B0" w14:textId="77777777" w:rsidTr="00656A3B">
        <w:trPr>
          <w:trHeight w:val="1058"/>
        </w:trPr>
        <w:tc>
          <w:tcPr>
            <w:tcW w:w="164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296AD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CM-IF-04</w:t>
            </w:r>
          </w:p>
        </w:tc>
        <w:tc>
          <w:tcPr>
            <w:tcW w:w="2787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B6E9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interface</w:t>
            </w:r>
          </w:p>
        </w:tc>
        <w:tc>
          <w:tcPr>
            <w:tcW w:w="4499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DBD77" w14:textId="425E9C3D" w:rsidR="001A03AB" w:rsidRPr="005411AF" w:rsidRDefault="00C406B8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217" w:author="오명환" w:date="2021-12-27T09:18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R</w:t>
              </w:r>
              <w:r>
                <w:rPr>
                  <w:rFonts w:ascii="맑은 고딕" w:eastAsia="맑은 고딕" w:hAnsi="맑은 고딕" w:cs="굴림"/>
                  <w:color w:val="000000"/>
                  <w:szCs w:val="22"/>
                </w:rPr>
                <w:t xml:space="preserve">DB </w:t>
              </w:r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연결 및 이관을</w:t>
              </w:r>
            </w:ins>
            <w:del w:id="218" w:author="오명환" w:date="2021-12-27T09:18:00Z">
              <w:r w:rsidR="001A03AB" w:rsidRPr="005411AF" w:rsidDel="00C406B8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Online migration을</w:delText>
              </w:r>
            </w:del>
            <w:r w:rsidR="001A03AB"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위해서 JDBC Driver를 사용한다</w:t>
            </w:r>
          </w:p>
        </w:tc>
      </w:tr>
      <w:tr w:rsidR="00656A3B" w:rsidRPr="005411AF" w14:paraId="19A351F6" w14:textId="77777777" w:rsidTr="00656A3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5979DC1C" w14:textId="443F0E8D" w:rsidR="00656A3B" w:rsidRPr="00690584" w:rsidRDefault="00656A3B" w:rsidP="0069058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69058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요구사</w:t>
            </w:r>
            <w:r w:rsidRPr="00690584"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  <w:t xml:space="preserve">항 </w:t>
            </w:r>
            <w:r w:rsidRPr="0069058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I</w:t>
            </w:r>
            <w:r w:rsidRPr="00690584"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  <w:t>D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32FE08A5" w14:textId="0D5B6A9A" w:rsidR="00656A3B" w:rsidRPr="00690584" w:rsidRDefault="00656A3B" w:rsidP="0069058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69058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요구사항명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569E800D" w14:textId="5F184E14" w:rsidR="00656A3B" w:rsidRPr="00690584" w:rsidRDefault="00656A3B" w:rsidP="0069058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69058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요구사항 내용</w:t>
            </w:r>
          </w:p>
        </w:tc>
      </w:tr>
      <w:tr w:rsidR="001A03AB" w:rsidRPr="005411AF" w14:paraId="3A77D997" w14:textId="77777777" w:rsidTr="00690584">
        <w:trPr>
          <w:trHeight w:val="62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F0829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CM-RSLT-01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91A10" w14:textId="736C9716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이관 </w:t>
            </w:r>
            <w:ins w:id="219" w:author="오명환" w:date="2021-12-27T09:19:00Z">
              <w:r w:rsidR="00247346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요약(s</w:t>
              </w:r>
              <w:r w:rsidR="00247346">
                <w:rPr>
                  <w:rFonts w:ascii="맑은 고딕" w:eastAsia="맑은 고딕" w:hAnsi="맑은 고딕" w:cs="굴림"/>
                  <w:color w:val="000000"/>
                  <w:szCs w:val="22"/>
                </w:rPr>
                <w:t xml:space="preserve">ummary) </w:t>
              </w:r>
              <w:r w:rsidR="00247346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기능</w:t>
              </w:r>
            </w:ins>
            <w:del w:id="220" w:author="오명환" w:date="2021-12-27T09:19:00Z">
              <w:r w:rsidRPr="005411AF" w:rsidDel="00247346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summary</w:delText>
              </w:r>
            </w:del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99361" w14:textId="67D1116E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이관 결과의 </w:t>
            </w:r>
            <w:ins w:id="221" w:author="오명환" w:date="2021-12-27T09:19:00Z">
              <w:r w:rsidR="00247346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요약 기능</w:t>
              </w:r>
            </w:ins>
            <w:del w:id="222" w:author="오명환" w:date="2021-12-27T09:19:00Z">
              <w:r w:rsidRPr="005411AF" w:rsidDel="00247346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summary</w:delText>
              </w:r>
            </w:del>
            <w:ins w:id="223" w:author="오명환" w:date="2021-12-27T09:19:00Z">
              <w:r w:rsidR="007C447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을</w:t>
              </w:r>
            </w:ins>
            <w:del w:id="224" w:author="오명환" w:date="2021-12-27T09:19:00Z">
              <w:r w:rsidRPr="005411AF" w:rsidDel="007C447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를</w:delText>
              </w:r>
            </w:del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제공한다</w:t>
            </w:r>
          </w:p>
        </w:tc>
      </w:tr>
      <w:tr w:rsidR="001A03AB" w:rsidRPr="005411AF" w14:paraId="0F98696F" w14:textId="77777777" w:rsidTr="00690584">
        <w:trPr>
          <w:trHeight w:val="699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343A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CM-RSLT-02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66629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에러 로그 기능</w:t>
            </w:r>
          </w:p>
        </w:tc>
        <w:tc>
          <w:tcPr>
            <w:tcW w:w="449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9F13D" w14:textId="3DF62FBE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오류 로그를 </w:t>
            </w:r>
            <w:ins w:id="225" w:author="오명환" w:date="2021-12-27T09:20:00Z">
              <w:r w:rsidR="007C447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출력하는 기능을 </w:t>
              </w:r>
            </w:ins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제공한다</w:t>
            </w:r>
          </w:p>
        </w:tc>
      </w:tr>
    </w:tbl>
    <w:p w14:paraId="65118A9C" w14:textId="77777777" w:rsidR="001A03AB" w:rsidRPr="00170924" w:rsidRDefault="001A03AB" w:rsidP="001A03AB">
      <w:pPr>
        <w:rPr>
          <w:rStyle w:val="af1"/>
          <w:u w:val="none"/>
        </w:rPr>
      </w:pPr>
    </w:p>
    <w:p w14:paraId="4E128680" w14:textId="37BEB285" w:rsidR="001A03AB" w:rsidRDefault="001A03AB" w:rsidP="001A03AB"/>
    <w:p w14:paraId="29D35FE0" w14:textId="77777777" w:rsidR="001A03AB" w:rsidRDefault="001A03AB" w:rsidP="001A03AB"/>
    <w:p w14:paraId="641ACC92" w14:textId="7B8DB338" w:rsidR="003C3AF3" w:rsidRDefault="001A03AB" w:rsidP="001A03AB">
      <w:r w:rsidRPr="002A1BF7">
        <w:t xml:space="preserve"> </w:t>
      </w:r>
    </w:p>
    <w:p w14:paraId="06217298" w14:textId="4C35DF73" w:rsidR="00690584" w:rsidRDefault="00690584" w:rsidP="001A03AB"/>
    <w:p w14:paraId="49CA1B63" w14:textId="569CBE30" w:rsidR="00690584" w:rsidRDefault="00690584" w:rsidP="001A03AB"/>
    <w:p w14:paraId="56391A58" w14:textId="3B60F286" w:rsidR="00690584" w:rsidRDefault="00690584" w:rsidP="001A03AB"/>
    <w:p w14:paraId="1144C650" w14:textId="05DC3CEE" w:rsidR="00690584" w:rsidRDefault="00690584" w:rsidP="001A03AB"/>
    <w:p w14:paraId="6D1A279D" w14:textId="5308B6DF" w:rsidR="00690584" w:rsidRDefault="00690584" w:rsidP="001A03AB"/>
    <w:p w14:paraId="105C713D" w14:textId="001FA0CB" w:rsidR="00690584" w:rsidRDefault="00690584" w:rsidP="001A03AB"/>
    <w:p w14:paraId="58683F85" w14:textId="58EF27B1" w:rsidR="00690584" w:rsidRDefault="00690584" w:rsidP="001A03AB"/>
    <w:p w14:paraId="69D2A3B7" w14:textId="7C70D5CF" w:rsidR="00690584" w:rsidRDefault="00690584" w:rsidP="001A03AB"/>
    <w:p w14:paraId="0FC7541F" w14:textId="7181AC2D" w:rsidR="00690584" w:rsidRDefault="00690584" w:rsidP="001A03AB"/>
    <w:p w14:paraId="16B723B3" w14:textId="3A57CE4B" w:rsidR="00690584" w:rsidRDefault="00690584" w:rsidP="001A03AB"/>
    <w:p w14:paraId="5591DFAC" w14:textId="5AD563BE" w:rsidR="00690584" w:rsidRDefault="00690584" w:rsidP="001A03AB"/>
    <w:p w14:paraId="4760479D" w14:textId="4EF8EED5" w:rsidR="00690584" w:rsidRDefault="00690584" w:rsidP="001A03AB"/>
    <w:p w14:paraId="3EEF4A34" w14:textId="79E3CC52" w:rsidR="00690584" w:rsidRDefault="00690584" w:rsidP="001A03AB"/>
    <w:p w14:paraId="33225116" w14:textId="15B640FE" w:rsidR="00690584" w:rsidRDefault="00690584" w:rsidP="001A03AB"/>
    <w:p w14:paraId="0BE80D1E" w14:textId="082677B3" w:rsidR="00690584" w:rsidRDefault="00690584" w:rsidP="001A03AB"/>
    <w:p w14:paraId="46CAC792" w14:textId="33C82BB2" w:rsidR="00690584" w:rsidRDefault="00690584" w:rsidP="001A03AB"/>
    <w:p w14:paraId="214114A5" w14:textId="77777777" w:rsidR="00690584" w:rsidRPr="002A1BF7" w:rsidRDefault="00690584" w:rsidP="001A03AB"/>
    <w:p w14:paraId="31DD89FE" w14:textId="77777777" w:rsidR="00690584" w:rsidDel="00764BEB" w:rsidRDefault="00690584" w:rsidP="00FA4D2E">
      <w:pPr>
        <w:pStyle w:val="1"/>
        <w:rPr>
          <w:del w:id="226" w:author="오명환" w:date="2021-12-27T09:20:00Z"/>
          <w:rStyle w:val="af1"/>
          <w:b/>
          <w:bCs w:val="0"/>
          <w:smallCaps w:val="0"/>
          <w:color w:val="000000" w:themeColor="text1"/>
          <w:u w:val="none"/>
        </w:rPr>
      </w:pPr>
    </w:p>
    <w:p w14:paraId="01ACD936" w14:textId="7100417F" w:rsidR="00014DF9" w:rsidRPr="00FA4D2E" w:rsidRDefault="003C3AF3" w:rsidP="00FA4D2E">
      <w:pPr>
        <w:pStyle w:val="1"/>
        <w:rPr>
          <w:rStyle w:val="af1"/>
          <w:b/>
          <w:bCs w:val="0"/>
          <w:smallCaps w:val="0"/>
          <w:color w:val="000000" w:themeColor="text1"/>
          <w:u w:val="none"/>
        </w:rPr>
      </w:pPr>
      <w:bookmarkStart w:id="227" w:name="_Toc91080265"/>
      <w:r w:rsidRPr="00FA4D2E">
        <w:rPr>
          <w:rStyle w:val="af1"/>
          <w:b/>
          <w:bCs w:val="0"/>
          <w:smallCaps w:val="0"/>
          <w:color w:val="000000" w:themeColor="text1"/>
          <w:u w:val="none"/>
        </w:rPr>
        <w:t>3</w:t>
      </w:r>
      <w:r w:rsidR="00014DF9" w:rsidRPr="00FA4D2E">
        <w:rPr>
          <w:rStyle w:val="af1"/>
          <w:b/>
          <w:bCs w:val="0"/>
          <w:smallCaps w:val="0"/>
          <w:color w:val="000000" w:themeColor="text1"/>
          <w:u w:val="none"/>
        </w:rPr>
        <w:t xml:space="preserve"> </w:t>
      </w:r>
      <w:r w:rsidR="00014DF9" w:rsidRPr="00FA4D2E"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>구조</w:t>
      </w:r>
      <w:r w:rsidR="00175387" w:rsidRPr="00FA4D2E"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 xml:space="preserve"> 및 세부내용</w:t>
      </w:r>
      <w:bookmarkEnd w:id="227"/>
    </w:p>
    <w:p w14:paraId="022ADEBE" w14:textId="79A66C5C" w:rsidR="00175387" w:rsidRDefault="004F0DAB" w:rsidP="00175387">
      <w:pPr>
        <w:pStyle w:val="2"/>
        <w:ind w:left="207" w:right="207"/>
      </w:pPr>
      <w:bookmarkStart w:id="228" w:name="_Toc91080266"/>
      <w:r>
        <w:t>3</w:t>
      </w:r>
      <w:r w:rsidR="00175387" w:rsidRPr="00175413">
        <w:t xml:space="preserve">-1. </w:t>
      </w:r>
      <w:r w:rsidR="00175387" w:rsidRPr="00175413">
        <w:rPr>
          <w:rFonts w:hint="eastAsia"/>
        </w:rPr>
        <w:t>구조</w:t>
      </w:r>
      <w:bookmarkEnd w:id="228"/>
    </w:p>
    <w:p w14:paraId="0097EF60" w14:textId="2C59EE0C" w:rsidR="00121F07" w:rsidRPr="00121F07" w:rsidRDefault="005B7837" w:rsidP="00121F07">
      <w:r w:rsidRPr="005B7837">
        <w:rPr>
          <w:noProof/>
        </w:rPr>
        <w:drawing>
          <wp:inline distT="0" distB="0" distL="0" distR="0" wp14:anchorId="110E0C8B" wp14:editId="38C20537">
            <wp:extent cx="5731510" cy="549148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2B3A" w14:textId="272E0600" w:rsidR="00175387" w:rsidRPr="00175413" w:rsidRDefault="00FA4D2E" w:rsidP="00175387">
      <w:pPr>
        <w:jc w:val="center"/>
      </w:pPr>
      <w:r w:rsidRPr="00175413">
        <w:rPr>
          <w:rFonts w:hint="eastAsia"/>
        </w:rPr>
        <w:t xml:space="preserve"> </w:t>
      </w:r>
      <w:r w:rsidR="00623294" w:rsidRPr="00175413">
        <w:rPr>
          <w:rFonts w:hint="eastAsia"/>
        </w:rPr>
        <w:t>[</w:t>
      </w:r>
      <w:r w:rsidR="00175387" w:rsidRPr="00175413">
        <w:rPr>
          <w:rFonts w:hint="eastAsia"/>
        </w:rPr>
        <w:t xml:space="preserve">그림 </w:t>
      </w:r>
      <w:r w:rsidR="000E4497">
        <w:t>3</w:t>
      </w:r>
      <w:r w:rsidR="00175387" w:rsidRPr="00175413">
        <w:t>-1</w:t>
      </w:r>
      <w:r w:rsidR="00623294" w:rsidRPr="00175413">
        <w:t>]</w:t>
      </w:r>
      <w:r w:rsidR="00175387" w:rsidRPr="00175413">
        <w:t xml:space="preserve"> </w:t>
      </w:r>
      <w:r>
        <w:rPr>
          <w:rFonts w:hint="eastAsia"/>
        </w:rPr>
        <w:t>구조도</w:t>
      </w:r>
    </w:p>
    <w:p w14:paraId="4E5DB24B" w14:textId="77777777" w:rsidR="00690584" w:rsidRDefault="00690584" w:rsidP="00277335">
      <w:pPr>
        <w:spacing w:line="240" w:lineRule="auto"/>
        <w:ind w:left="207" w:hangingChars="100" w:hanging="207"/>
      </w:pPr>
    </w:p>
    <w:p w14:paraId="42FEFDB5" w14:textId="124FEC8C" w:rsidR="00E43FE2" w:rsidRPr="005C2941" w:rsidDel="00271030" w:rsidRDefault="00277335" w:rsidP="00621790">
      <w:pPr>
        <w:spacing w:line="240" w:lineRule="auto"/>
        <w:ind w:firstLineChars="100" w:firstLine="207"/>
        <w:rPr>
          <w:del w:id="229" w:author="오명환" w:date="2021-12-27T10:46:00Z"/>
        </w:rPr>
      </w:pPr>
      <w:r>
        <w:rPr>
          <w:rFonts w:hint="eastAsia"/>
        </w:rPr>
        <w:t>본 과제</w:t>
      </w:r>
      <w:ins w:id="230" w:author="오명환" w:date="2021-12-27T10:44:00Z">
        <w:r w:rsidR="00AC6044">
          <w:rPr>
            <w:rFonts w:hint="eastAsia"/>
          </w:rPr>
          <w:t xml:space="preserve">의 이관 도구는 </w:t>
        </w:r>
      </w:ins>
      <w:del w:id="231" w:author="오명환" w:date="2021-12-27T10:44:00Z">
        <w:r w:rsidDel="00AC6044">
          <w:rPr>
            <w:rFonts w:hint="eastAsia"/>
          </w:rPr>
          <w:delText>에서</w:delText>
        </w:r>
      </w:del>
      <w:r w:rsidR="00E43FE2">
        <w:rPr>
          <w:rFonts w:hint="eastAsia"/>
        </w:rPr>
        <w:t xml:space="preserve"> </w:t>
      </w:r>
      <w:del w:id="232" w:author="오명환" w:date="2021-12-27T10:44:00Z">
        <w:r w:rsidR="00E43FE2" w:rsidDel="00AC6044">
          <w:delText xml:space="preserve">Migration </w:delText>
        </w:r>
        <w:r w:rsidDel="00AC6044">
          <w:delText xml:space="preserve">Tool </w:delText>
        </w:r>
        <w:r w:rsidDel="00AC6044">
          <w:rPr>
            <w:rFonts w:hint="eastAsia"/>
          </w:rPr>
          <w:delText xml:space="preserve">은 </w:delText>
        </w:r>
      </w:del>
      <w:r>
        <w:t>Eclipse R</w:t>
      </w:r>
      <w:ins w:id="233" w:author="오명환" w:date="2021-12-27T10:45:00Z">
        <w:r w:rsidR="007E5AEC">
          <w:t>CP</w:t>
        </w:r>
      </w:ins>
      <w:del w:id="234" w:author="오명환" w:date="2021-12-27T10:45:00Z">
        <w:r w:rsidR="00E43FE2" w:rsidDel="007E5AEC">
          <w:delText xml:space="preserve">ich </w:delText>
        </w:r>
        <w:r w:rsidDel="007E5AEC">
          <w:delText>C</w:delText>
        </w:r>
        <w:r w:rsidR="00E43FE2" w:rsidDel="007E5AEC">
          <w:delText>lie</w:delText>
        </w:r>
      </w:del>
      <w:del w:id="235" w:author="오명환" w:date="2021-12-27T10:44:00Z">
        <w:r w:rsidR="00E43FE2" w:rsidDel="007E5AEC">
          <w:delText xml:space="preserve">nt </w:delText>
        </w:r>
        <w:r w:rsidDel="007E5AEC">
          <w:delText>P</w:delText>
        </w:r>
        <w:r w:rsidR="00E43FE2" w:rsidDel="007E5AEC">
          <w:delText>latform</w:delText>
        </w:r>
      </w:del>
      <w:del w:id="236" w:author="오명환" w:date="2021-12-27T10:45:00Z">
        <w:r w:rsidR="00E43FE2" w:rsidDel="007E5AEC">
          <w:rPr>
            <w:rFonts w:hint="eastAsia"/>
          </w:rPr>
          <w:delText>으</w:delText>
        </w:r>
      </w:del>
      <w:r>
        <w:rPr>
          <w:rFonts w:hint="eastAsia"/>
        </w:rPr>
        <w:t xml:space="preserve">로 개발된 </w:t>
      </w:r>
      <w:r w:rsidR="00E43FE2">
        <w:t>CUBRID Migration Toolkit(</w:t>
      </w:r>
      <w:r w:rsidR="00E43FE2">
        <w:rPr>
          <w:rFonts w:hint="eastAsia"/>
        </w:rPr>
        <w:t xml:space="preserve">이하 </w:t>
      </w:r>
      <w:r w:rsidR="00E43FE2">
        <w:t>CMT)</w:t>
      </w:r>
      <w:r w:rsidR="00E43FE2">
        <w:rPr>
          <w:rFonts w:hint="eastAsia"/>
        </w:rPr>
        <w:t>을</w:t>
      </w:r>
      <w:r>
        <w:rPr>
          <w:rFonts w:hint="eastAsia"/>
        </w:rPr>
        <w:t xml:space="preserve"> </w:t>
      </w:r>
      <w:commentRangeStart w:id="237"/>
      <w:r>
        <w:rPr>
          <w:rFonts w:hint="eastAsia"/>
        </w:rPr>
        <w:t>사용하</w:t>
      </w:r>
      <w:r w:rsidR="000E41B2">
        <w:rPr>
          <w:rFonts w:hint="eastAsia"/>
        </w:rPr>
        <w:t>며</w:t>
      </w:r>
      <w:r>
        <w:rPr>
          <w:rFonts w:hint="eastAsia"/>
        </w:rPr>
        <w:t xml:space="preserve"> </w:t>
      </w:r>
      <w:r w:rsidR="00E43FE2">
        <w:rPr>
          <w:rFonts w:hint="eastAsia"/>
        </w:rPr>
        <w:t xml:space="preserve">기존에 마이그레이션 단계, </w:t>
      </w:r>
      <w:r w:rsidR="00E43FE2">
        <w:t>DBMS</w:t>
      </w:r>
      <w:r w:rsidR="00E43FE2">
        <w:rPr>
          <w:rFonts w:hint="eastAsia"/>
        </w:rPr>
        <w:t>에 연결할 수 있</w:t>
      </w:r>
      <w:r w:rsidR="000E41B2">
        <w:rPr>
          <w:rFonts w:hint="eastAsia"/>
        </w:rPr>
        <w:t>도록</w:t>
      </w:r>
      <w:r w:rsidR="00E43FE2">
        <w:rPr>
          <w:rFonts w:hint="eastAsia"/>
        </w:rPr>
        <w:t xml:space="preserve"> 데이터 소스를 확장하는 형태로 개발 진행하도록 한다</w:t>
      </w:r>
      <w:commentRangeEnd w:id="237"/>
      <w:r w:rsidR="004E3C1B">
        <w:rPr>
          <w:rStyle w:val="af8"/>
        </w:rPr>
        <w:commentReference w:id="237"/>
      </w:r>
      <w:r w:rsidR="00E43FE2">
        <w:rPr>
          <w:rFonts w:hint="eastAsia"/>
        </w:rPr>
        <w:t>.</w:t>
      </w:r>
      <w:r w:rsidR="00E43FE2">
        <w:t xml:space="preserve"> CMT</w:t>
      </w:r>
      <w:r w:rsidR="00E43FE2">
        <w:rPr>
          <w:rFonts w:hint="eastAsia"/>
        </w:rPr>
        <w:t>는 J</w:t>
      </w:r>
      <w:r w:rsidR="00E43FE2">
        <w:t>DBC Driver</w:t>
      </w:r>
      <w:r w:rsidR="00E43FE2">
        <w:rPr>
          <w:rFonts w:hint="eastAsia"/>
        </w:rPr>
        <w:t>를 사용하여 데이터를 가져오고,</w:t>
      </w:r>
      <w:r w:rsidR="00E43FE2">
        <w:t xml:space="preserve"> </w:t>
      </w:r>
      <w:r w:rsidR="00E43FE2">
        <w:rPr>
          <w:rFonts w:hint="eastAsia"/>
        </w:rPr>
        <w:t xml:space="preserve">가져온 데이터를 </w:t>
      </w:r>
      <w:commentRangeStart w:id="238"/>
      <w:r w:rsidR="00E43FE2">
        <w:t>GDBMS</w:t>
      </w:r>
      <w:r w:rsidR="00E43FE2">
        <w:rPr>
          <w:rFonts w:hint="eastAsia"/>
        </w:rPr>
        <w:t>에 이관할 수 있는 형태로 변환 및 이관한다</w:t>
      </w:r>
      <w:commentRangeEnd w:id="238"/>
      <w:r w:rsidR="004D02BA">
        <w:rPr>
          <w:rStyle w:val="af8"/>
        </w:rPr>
        <w:commentReference w:id="238"/>
      </w:r>
      <w:r w:rsidR="00E43FE2">
        <w:rPr>
          <w:rFonts w:hint="eastAsia"/>
        </w:rPr>
        <w:t>.</w:t>
      </w:r>
      <w:r w:rsidR="00621790">
        <w:t xml:space="preserve"> </w:t>
      </w:r>
      <w:r w:rsidR="00E43FE2" w:rsidRPr="005C2941">
        <w:rPr>
          <w:rFonts w:hint="eastAsia"/>
        </w:rPr>
        <w:t>기본적인 연결,</w:t>
      </w:r>
      <w:r w:rsidR="00E43FE2" w:rsidRPr="005C2941">
        <w:t xml:space="preserve"> </w:t>
      </w:r>
      <w:r w:rsidR="00E43FE2" w:rsidRPr="005C2941">
        <w:rPr>
          <w:rFonts w:hint="eastAsia"/>
        </w:rPr>
        <w:t>데이터 통신</w:t>
      </w:r>
      <w:r w:rsidR="00E43FE2">
        <w:rPr>
          <w:rFonts w:hint="eastAsia"/>
        </w:rPr>
        <w:t xml:space="preserve"> 등을 할 수 있는</w:t>
      </w:r>
      <w:r w:rsidR="00E43FE2" w:rsidRPr="005C2941">
        <w:rPr>
          <w:rFonts w:hint="eastAsia"/>
        </w:rPr>
        <w:t xml:space="preserve"> </w:t>
      </w:r>
      <w:r w:rsidR="005003F8">
        <w:t>Interface</w:t>
      </w:r>
      <w:r w:rsidR="00E43FE2" w:rsidRPr="005C2941">
        <w:rPr>
          <w:rFonts w:hint="eastAsia"/>
        </w:rPr>
        <w:t>부분</w:t>
      </w:r>
      <w:r w:rsidR="004137F0">
        <w:rPr>
          <w:rFonts w:hint="eastAsia"/>
        </w:rPr>
        <w:t>은</w:t>
      </w:r>
      <w:r w:rsidR="00E43FE2" w:rsidRPr="005C2941">
        <w:rPr>
          <w:rFonts w:hint="eastAsia"/>
        </w:rPr>
        <w:t xml:space="preserve"> </w:t>
      </w:r>
      <w:commentRangeStart w:id="239"/>
      <w:r w:rsidR="00E43FE2">
        <w:t>Driver</w:t>
      </w:r>
      <w:r w:rsidR="005003F8">
        <w:rPr>
          <w:rFonts w:hint="eastAsia"/>
        </w:rPr>
        <w:t>와 같은 형태</w:t>
      </w:r>
      <w:r w:rsidR="00E43FE2">
        <w:rPr>
          <w:rFonts w:hint="eastAsia"/>
        </w:rPr>
        <w:t>로</w:t>
      </w:r>
      <w:commentRangeEnd w:id="239"/>
      <w:r w:rsidR="00412AF8">
        <w:rPr>
          <w:rStyle w:val="af8"/>
        </w:rPr>
        <w:commentReference w:id="239"/>
      </w:r>
      <w:r w:rsidR="00E43FE2">
        <w:rPr>
          <w:rFonts w:hint="eastAsia"/>
        </w:rPr>
        <w:t xml:space="preserve"> 별도</w:t>
      </w:r>
      <w:r w:rsidR="00E43FE2" w:rsidRPr="005C2941">
        <w:rPr>
          <w:rFonts w:hint="eastAsia"/>
        </w:rPr>
        <w:t xml:space="preserve"> 분리하여 다양한 </w:t>
      </w:r>
      <w:commentRangeStart w:id="240"/>
      <w:r w:rsidR="00E43FE2" w:rsidRPr="005C2941">
        <w:t>DBMS</w:t>
      </w:r>
      <w:r w:rsidR="00E43FE2" w:rsidRPr="005C2941">
        <w:rPr>
          <w:rFonts w:hint="eastAsia"/>
        </w:rPr>
        <w:t>와 통신할 수 있도록</w:t>
      </w:r>
      <w:commentRangeEnd w:id="240"/>
      <w:r w:rsidR="00B159CC">
        <w:rPr>
          <w:rStyle w:val="af8"/>
        </w:rPr>
        <w:commentReference w:id="240"/>
      </w:r>
      <w:r w:rsidR="00E43FE2" w:rsidRPr="005C2941">
        <w:rPr>
          <w:rFonts w:hint="eastAsia"/>
        </w:rPr>
        <w:t xml:space="preserve"> 구조화</w:t>
      </w:r>
      <w:r w:rsidR="00E43FE2">
        <w:rPr>
          <w:rFonts w:hint="eastAsia"/>
        </w:rPr>
        <w:t>한다.</w:t>
      </w:r>
      <w:r w:rsidR="00AE45DB">
        <w:t xml:space="preserve"> </w:t>
      </w:r>
      <w:r w:rsidR="00E43FE2">
        <w:rPr>
          <w:rFonts w:hint="eastAsia"/>
        </w:rPr>
        <w:t xml:space="preserve">여기에서 </w:t>
      </w:r>
      <w:r w:rsidR="00E43FE2" w:rsidRPr="005C2941">
        <w:rPr>
          <w:rFonts w:hint="eastAsia"/>
        </w:rPr>
        <w:t>분리된</w:t>
      </w:r>
      <w:r w:rsidR="008E4C43">
        <w:rPr>
          <w:rFonts w:hint="eastAsia"/>
        </w:rPr>
        <w:t xml:space="preserve"> </w:t>
      </w:r>
      <w:r w:rsidR="008E4C43">
        <w:t>GraphDB</w:t>
      </w:r>
      <w:r w:rsidR="00E43FE2" w:rsidRPr="005C2941">
        <w:rPr>
          <w:rFonts w:hint="eastAsia"/>
        </w:rPr>
        <w:t xml:space="preserve"> </w:t>
      </w:r>
      <w:r w:rsidR="00E43FE2" w:rsidRPr="005C2941">
        <w:t>Driver</w:t>
      </w:r>
      <w:r w:rsidR="008E4C43">
        <w:rPr>
          <w:rFonts w:hint="eastAsia"/>
        </w:rPr>
        <w:t>를</w:t>
      </w:r>
      <w:r w:rsidR="008E4C43">
        <w:t xml:space="preserve"> </w:t>
      </w:r>
      <w:r w:rsidR="00E43FE2" w:rsidRPr="005C2941">
        <w:rPr>
          <w:rFonts w:hint="eastAsia"/>
        </w:rPr>
        <w:t xml:space="preserve">이용하며 </w:t>
      </w:r>
      <w:del w:id="241" w:author="오명환" w:date="2021-12-27T10:46:00Z">
        <w:r w:rsidR="008E4C43" w:rsidDel="00954A09">
          <w:delText xml:space="preserve">GQL </w:delText>
        </w:r>
        <w:r w:rsidR="00E43FE2" w:rsidRPr="005C2941" w:rsidDel="00954A09">
          <w:rPr>
            <w:rFonts w:hint="eastAsia"/>
          </w:rPr>
          <w:delText xml:space="preserve">Server를 통해 </w:delText>
        </w:r>
      </w:del>
      <w:r w:rsidR="00E43FE2" w:rsidRPr="005C2941">
        <w:t>GDBMS</w:t>
      </w:r>
      <w:r w:rsidR="00E43FE2" w:rsidRPr="005C2941">
        <w:rPr>
          <w:rFonts w:hint="eastAsia"/>
        </w:rPr>
        <w:t xml:space="preserve">와 통신을 </w:t>
      </w:r>
      <w:r w:rsidR="008E4C43">
        <w:rPr>
          <w:rFonts w:hint="eastAsia"/>
        </w:rPr>
        <w:t>한</w:t>
      </w:r>
      <w:r w:rsidR="00E43FE2">
        <w:rPr>
          <w:rFonts w:hint="eastAsia"/>
        </w:rPr>
        <w:t>다.</w:t>
      </w:r>
      <w:ins w:id="242" w:author="오명환" w:date="2021-12-27T10:46:00Z">
        <w:r w:rsidR="00271030">
          <w:t xml:space="preserve"> </w:t>
        </w:r>
      </w:ins>
    </w:p>
    <w:p w14:paraId="4B57E25E" w14:textId="17C7FFE0" w:rsidR="00E43FE2" w:rsidRDefault="00E43FE2">
      <w:pPr>
        <w:spacing w:line="240" w:lineRule="auto"/>
        <w:ind w:firstLineChars="100" w:firstLine="207"/>
        <w:pPrChange w:id="243" w:author="오명환" w:date="2021-12-27T10:46:00Z">
          <w:pPr>
            <w:spacing w:line="240" w:lineRule="auto"/>
          </w:pPr>
        </w:pPrChange>
      </w:pPr>
      <w:r w:rsidRPr="005C2941">
        <w:t>(</w:t>
      </w:r>
      <w:r w:rsidRPr="005C2941">
        <w:rPr>
          <w:rFonts w:hint="eastAsia"/>
        </w:rPr>
        <w:t>추후 해당 부분은 변경될 수 있</w:t>
      </w:r>
      <w:r>
        <w:rPr>
          <w:rFonts w:hint="eastAsia"/>
        </w:rPr>
        <w:t>다</w:t>
      </w:r>
      <w:r w:rsidRPr="005C2941">
        <w:rPr>
          <w:rFonts w:hint="eastAsia"/>
        </w:rPr>
        <w:t>.</w:t>
      </w:r>
      <w:r w:rsidRPr="005C2941">
        <w:t>)</w:t>
      </w:r>
    </w:p>
    <w:p w14:paraId="0DEAF563" w14:textId="5D9B7F09" w:rsidR="00FA4D2E" w:rsidRPr="00FA4D2E" w:rsidRDefault="00FA4D2E" w:rsidP="00FA4D2E">
      <w:pPr>
        <w:pStyle w:val="2"/>
        <w:ind w:left="207" w:right="207"/>
        <w:rPr>
          <w:rStyle w:val="af1"/>
          <w:b w:val="0"/>
          <w:bCs w:val="0"/>
          <w:smallCaps w:val="0"/>
          <w:u w:val="none"/>
        </w:rPr>
      </w:pPr>
      <w:bookmarkStart w:id="244" w:name="_Toc86165770"/>
      <w:bookmarkStart w:id="245" w:name="_Toc91080267"/>
      <w:r>
        <w:rPr>
          <w:rStyle w:val="af1"/>
          <w:b w:val="0"/>
          <w:bCs w:val="0"/>
          <w:u w:val="none"/>
        </w:rPr>
        <w:lastRenderedPageBreak/>
        <w:t>3</w:t>
      </w:r>
      <w:r w:rsidRPr="00FA4D2E">
        <w:rPr>
          <w:rStyle w:val="af1"/>
          <w:rFonts w:hint="eastAsia"/>
          <w:b w:val="0"/>
          <w:bCs w:val="0"/>
          <w:u w:val="none"/>
        </w:rPr>
        <w:t xml:space="preserve">-2. </w:t>
      </w:r>
      <w:bookmarkEnd w:id="244"/>
      <w:r w:rsidR="00AD4ED3">
        <w:rPr>
          <w:rStyle w:val="af1"/>
          <w:rFonts w:hint="eastAsia"/>
          <w:b w:val="0"/>
          <w:bCs w:val="0"/>
          <w:u w:val="none"/>
        </w:rPr>
        <w:t>관련 내용</w:t>
      </w:r>
      <w:bookmarkEnd w:id="245"/>
    </w:p>
    <w:p w14:paraId="09D4911D" w14:textId="72A661EF" w:rsidR="00FA4D2E" w:rsidRPr="00FA4D2E" w:rsidRDefault="00FA4D2E" w:rsidP="00154439">
      <w:pPr>
        <w:pStyle w:val="3"/>
        <w:ind w:left="310" w:right="207"/>
        <w:rPr>
          <w:rStyle w:val="af1"/>
          <w:b w:val="0"/>
          <w:bCs w:val="0"/>
          <w:smallCaps w:val="0"/>
          <w:color w:val="000000" w:themeColor="text1"/>
          <w:u w:val="none"/>
        </w:rPr>
      </w:pPr>
      <w:bookmarkStart w:id="246" w:name="_Toc86165771"/>
      <w:bookmarkStart w:id="247" w:name="_Toc91080268"/>
      <w:r>
        <w:rPr>
          <w:rStyle w:val="af1"/>
          <w:b w:val="0"/>
          <w:bCs w:val="0"/>
          <w:smallCaps w:val="0"/>
          <w:color w:val="000000" w:themeColor="text1"/>
          <w:u w:val="none"/>
        </w:rPr>
        <w:t>3</w:t>
      </w:r>
      <w:r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 xml:space="preserve">-2-1. </w:t>
      </w:r>
      <w:r w:rsidR="00154439">
        <w:rPr>
          <w:rStyle w:val="af1"/>
          <w:b w:val="0"/>
          <w:bCs w:val="0"/>
          <w:smallCaps w:val="0"/>
          <w:color w:val="000000" w:themeColor="text1"/>
          <w:u w:val="none"/>
        </w:rPr>
        <w:t xml:space="preserve">GQL </w:t>
      </w:r>
      <w:r w:rsidR="00154439"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>(</w:t>
      </w:r>
      <w:r w:rsidR="00154439" w:rsidRPr="00183611">
        <w:rPr>
          <w:rStyle w:val="af1"/>
          <w:b w:val="0"/>
          <w:bCs w:val="0"/>
          <w:smallCaps w:val="0"/>
          <w:color w:val="000000" w:themeColor="text1"/>
          <w:u w:val="none"/>
        </w:rPr>
        <w:t>Graph Query Language</w:t>
      </w:r>
      <w:r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>)</w:t>
      </w:r>
      <w:bookmarkEnd w:id="246"/>
      <w:bookmarkEnd w:id="247"/>
    </w:p>
    <w:p w14:paraId="3ACFB737" w14:textId="7407FC0A" w:rsidR="00FA4D2E" w:rsidRDefault="00FA4D2E" w:rsidP="00FA4D2E">
      <w:pPr>
        <w:spacing w:line="240" w:lineRule="auto"/>
      </w:pPr>
    </w:p>
    <w:p w14:paraId="715D1353" w14:textId="0FEC50C4" w:rsidR="00154439" w:rsidRDefault="00024A21" w:rsidP="00FA4D2E">
      <w:pPr>
        <w:spacing w:line="240" w:lineRule="auto"/>
      </w:pPr>
      <w:r>
        <w:rPr>
          <w:rFonts w:hint="eastAsia"/>
        </w:rPr>
        <w:t>G</w:t>
      </w:r>
      <w:r>
        <w:t>QL</w:t>
      </w:r>
      <w:r>
        <w:rPr>
          <w:rFonts w:hint="eastAsia"/>
        </w:rPr>
        <w:t>은</w:t>
      </w:r>
      <w:r w:rsidR="00E23CD3">
        <w:rPr>
          <w:rFonts w:hint="eastAsia"/>
        </w:rPr>
        <w:t xml:space="preserve"> C</w:t>
      </w:r>
      <w:r w:rsidR="00E23CD3">
        <w:t>ypher, GSQL, PSQL</w:t>
      </w:r>
      <w:r w:rsidR="00DC6986">
        <w:rPr>
          <w:rFonts w:hint="eastAsia"/>
        </w:rPr>
        <w:t xml:space="preserve">등 </w:t>
      </w:r>
      <w:r w:rsidR="00E23CD3">
        <w:rPr>
          <w:rFonts w:hint="eastAsia"/>
        </w:rPr>
        <w:t>의 스타일을 통합하기 위해</w:t>
      </w:r>
      <w:r>
        <w:rPr>
          <w:rFonts w:hint="eastAsia"/>
        </w:rPr>
        <w:t xml:space="preserve"> </w:t>
      </w:r>
      <w:r>
        <w:t>표준</w:t>
      </w:r>
      <w:r>
        <w:rPr>
          <w:rFonts w:hint="eastAsia"/>
        </w:rPr>
        <w:t>으로 제안된 그래프</w:t>
      </w:r>
      <w:ins w:id="248" w:author="오명환" w:date="2021-12-27T10:48:00Z">
        <w:r w:rsidR="00A832A1">
          <w:rPr>
            <w:rFonts w:hint="eastAsia"/>
          </w:rPr>
          <w:t>를 위한 질의</w:t>
        </w:r>
      </w:ins>
      <w:del w:id="249" w:author="오명환" w:date="2021-12-27T10:48:00Z">
        <w:r w:rsidDel="00B0605E">
          <w:rPr>
            <w:rFonts w:hint="eastAsia"/>
          </w:rPr>
          <w:delText xml:space="preserve"> </w:delText>
        </w:r>
      </w:del>
      <w:del w:id="250" w:author="오명환" w:date="2021-12-27T10:47:00Z">
        <w:r w:rsidDel="00B0605E">
          <w:rPr>
            <w:rFonts w:hint="eastAsia"/>
          </w:rPr>
          <w:delText>쿼리</w:delText>
        </w:r>
      </w:del>
      <w:r>
        <w:rPr>
          <w:rFonts w:hint="eastAsia"/>
        </w:rPr>
        <w:t xml:space="preserve"> 언어이다. </w:t>
      </w:r>
      <w:r>
        <w:t>GQL</w:t>
      </w:r>
      <w:r>
        <w:rPr>
          <w:rFonts w:hint="eastAsia"/>
        </w:rPr>
        <w:t xml:space="preserve">구문은 </w:t>
      </w:r>
      <w:r>
        <w:t>SQL</w:t>
      </w:r>
      <w:r>
        <w:rPr>
          <w:rFonts w:hint="eastAsia"/>
        </w:rPr>
        <w:t>구문과 유사하</w:t>
      </w:r>
      <w:r w:rsidR="00E23CD3">
        <w:rPr>
          <w:rFonts w:hint="eastAsia"/>
        </w:rPr>
        <w:t xml:space="preserve">여 기존 </w:t>
      </w:r>
      <w:r w:rsidR="00E23CD3">
        <w:t xml:space="preserve">SQL </w:t>
      </w:r>
      <w:r w:rsidR="00E23CD3">
        <w:rPr>
          <w:rFonts w:hint="eastAsia"/>
        </w:rPr>
        <w:t>사용자에게</w:t>
      </w:r>
      <w:r w:rsidR="008A2BAA">
        <w:rPr>
          <w:rFonts w:hint="eastAsia"/>
        </w:rPr>
        <w:t>도</w:t>
      </w:r>
      <w:r w:rsidR="00E23CD3">
        <w:rPr>
          <w:rFonts w:hint="eastAsia"/>
        </w:rPr>
        <w:t xml:space="preserve"> 친숙하게 사용될 수 있</w:t>
      </w:r>
      <w:r w:rsidR="008A2BAA">
        <w:rPr>
          <w:rFonts w:hint="eastAsia"/>
        </w:rPr>
        <w:t>는 언어</w:t>
      </w:r>
      <w:r>
        <w:rPr>
          <w:rFonts w:hint="eastAsia"/>
        </w:rPr>
        <w:t>다.</w:t>
      </w:r>
      <w:r w:rsidR="00C147A8">
        <w:t xml:space="preserve"> </w:t>
      </w:r>
      <w:r>
        <w:t xml:space="preserve"> </w:t>
      </w:r>
    </w:p>
    <w:p w14:paraId="3CEB0222" w14:textId="46C36537" w:rsidR="00DC6986" w:rsidRDefault="00DC6986" w:rsidP="00FE117A"/>
    <w:p w14:paraId="510ECAFE" w14:textId="1F90C39A" w:rsidR="005A5BD1" w:rsidRDefault="005A5BD1" w:rsidP="00FE117A">
      <w:r>
        <w:rPr>
          <w:noProof/>
        </w:rPr>
        <w:drawing>
          <wp:inline distT="0" distB="0" distL="0" distR="0" wp14:anchorId="21A43F68" wp14:editId="3DB2CFA4">
            <wp:extent cx="5731510" cy="342582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23B4" w14:textId="77777777" w:rsidR="005A5BD1" w:rsidRDefault="005A5BD1" w:rsidP="00FE117A"/>
    <w:p w14:paraId="53FD9D05" w14:textId="010521B6" w:rsidR="00FE117A" w:rsidRDefault="00FE117A" w:rsidP="00FE117A">
      <w:pPr>
        <w:rPr>
          <w:shd w:val="clear" w:color="auto" w:fill="FFFFFF"/>
        </w:rPr>
      </w:pPr>
      <w:r w:rsidRPr="005C2941">
        <w:rPr>
          <w:noProof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2E0EDFF6" wp14:editId="0BB2AD9F">
                <wp:simplePos x="0" y="0"/>
                <wp:positionH relativeFrom="margin">
                  <wp:align>right</wp:align>
                </wp:positionH>
                <wp:positionV relativeFrom="paragraph">
                  <wp:posOffset>363220</wp:posOffset>
                </wp:positionV>
                <wp:extent cx="5715000" cy="1404620"/>
                <wp:effectExtent l="0" t="0" r="19050" b="2159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211A8" w14:textId="111BC6ED" w:rsidR="00DC6986" w:rsidRDefault="00DC6986" w:rsidP="00DC6986">
                            <w:r>
                              <w:t>MATCH (nicole:Actor {name: 'Nicole Kidman'})-[:ACTED_IN]-&gt;(movie:Movie)</w:t>
                            </w:r>
                          </w:p>
                          <w:p w14:paraId="6A5C2C60" w14:textId="77777777" w:rsidR="00DC6986" w:rsidRDefault="00DC6986" w:rsidP="00DC6986">
                            <w:r>
                              <w:t xml:space="preserve">    WHERE movie.year &lt; $yearParameter</w:t>
                            </w:r>
                          </w:p>
                          <w:p w14:paraId="4C600D55" w14:textId="6D1F509D" w:rsidR="00FE117A" w:rsidRPr="006E63A8" w:rsidRDefault="00DC6986" w:rsidP="00DC6986">
                            <w:pPr>
                              <w:rPr>
                                <w14:textOutline w14:w="12700" w14:cap="rnd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t xml:space="preserve">    RETURN movie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EDFF6" id="텍스트 상자 2" o:spid="_x0000_s1027" type="#_x0000_t202" style="position:absolute;margin-left:398.8pt;margin-top:28.6pt;width:450pt;height:110.6pt;z-index:251658243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" fillcolor="#bfbfbf [2412]" strokecolor="black [3213]">
                <v:textbox style="mso-fit-shape-to-text:t">
                  <w:txbxContent>
                    <w:p w14:paraId="20B211A8" w14:textId="111BC6ED" w:rsidR="00DC6986" w:rsidRDefault="00DC6986" w:rsidP="00DC6986">
                      <w:r>
                        <w:t>MATCH (nicole:Actor {name: 'Nicole Kidman'})-[:ACTED_IN]-&gt;(movie:Movie)</w:t>
                      </w:r>
                    </w:p>
                    <w:p w14:paraId="6A5C2C60" w14:textId="77777777" w:rsidR="00DC6986" w:rsidRDefault="00DC6986" w:rsidP="00DC6986">
                      <w:r>
                        <w:t xml:space="preserve">    WHERE movie.year &lt; $yearParameter</w:t>
                      </w:r>
                    </w:p>
                    <w:p w14:paraId="4C600D55" w14:textId="6D1F509D" w:rsidR="00FE117A" w:rsidRPr="006E63A8" w:rsidRDefault="00DC6986" w:rsidP="00DC6986">
                      <w:pPr>
                        <w:rPr>
                          <w14:textOutline w14:w="12700" w14:cap="rnd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t xml:space="preserve">    RETURN movie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hd w:val="clear" w:color="auto" w:fill="FFFFFF"/>
        </w:rPr>
        <w:t>[</w:t>
      </w:r>
      <w:r>
        <w:rPr>
          <w:rFonts w:hint="eastAsia"/>
          <w:shd w:val="clear" w:color="auto" w:fill="FFFFFF"/>
        </w:rPr>
        <w:t>예시</w:t>
      </w:r>
      <w:r>
        <w:rPr>
          <w:shd w:val="clear" w:color="auto" w:fill="FFFFFF"/>
        </w:rPr>
        <w:t>]</w:t>
      </w:r>
      <w:r w:rsidRPr="005C2941">
        <w:rPr>
          <w:shd w:val="clear" w:color="auto" w:fill="FFFFFF"/>
        </w:rPr>
        <w:t xml:space="preserve"> </w:t>
      </w:r>
    </w:p>
    <w:p w14:paraId="14FC2B08" w14:textId="77777777" w:rsidR="00FA4D2E" w:rsidRDefault="00FA4D2E" w:rsidP="00FA4D2E"/>
    <w:p w14:paraId="61045E93" w14:textId="77777777" w:rsidR="00FE117A" w:rsidRDefault="00FE117A" w:rsidP="00FA4D2E"/>
    <w:p w14:paraId="2CED1C55" w14:textId="77777777" w:rsidR="00FE117A" w:rsidRDefault="00FE117A" w:rsidP="00FA4D2E"/>
    <w:p w14:paraId="1427C607" w14:textId="77777777" w:rsidR="00FE117A" w:rsidRDefault="00FE117A" w:rsidP="00FA4D2E"/>
    <w:p w14:paraId="2EF0F71A" w14:textId="77777777" w:rsidR="00FE117A" w:rsidRDefault="00FE117A" w:rsidP="00FA4D2E"/>
    <w:p w14:paraId="35C9D09D" w14:textId="77777777" w:rsidR="00FE117A" w:rsidRDefault="00FE117A" w:rsidP="00FA4D2E"/>
    <w:p w14:paraId="5892725A" w14:textId="77777777" w:rsidR="00FE117A" w:rsidRDefault="00FE117A" w:rsidP="00FA4D2E"/>
    <w:p w14:paraId="10761416" w14:textId="77777777" w:rsidR="00FE117A" w:rsidRDefault="00FE117A" w:rsidP="00FA4D2E"/>
    <w:p w14:paraId="69978B57" w14:textId="77777777" w:rsidR="00FE117A" w:rsidRDefault="00FE117A" w:rsidP="00FA4D2E"/>
    <w:p w14:paraId="39E3C3BC" w14:textId="77777777" w:rsidR="00FE117A" w:rsidRDefault="00FE117A" w:rsidP="00FA4D2E"/>
    <w:p w14:paraId="290B85D6" w14:textId="62650C0F" w:rsidR="00FA4D2E" w:rsidRDefault="00FA4D2E" w:rsidP="00FA4D2E">
      <w:pPr>
        <w:pStyle w:val="3"/>
        <w:ind w:leftChars="0" w:left="188" w:right="207" w:firstLineChars="100" w:firstLine="207"/>
      </w:pPr>
      <w:bookmarkStart w:id="251" w:name="_Toc86165772"/>
      <w:bookmarkStart w:id="252" w:name="_Toc91080269"/>
      <w:r>
        <w:t>3</w:t>
      </w:r>
      <w:r>
        <w:rPr>
          <w:rFonts w:hint="eastAsia"/>
        </w:rPr>
        <w:t xml:space="preserve">-2-2. </w:t>
      </w:r>
      <w:r w:rsidR="005003F8">
        <w:rPr>
          <w:rFonts w:hint="eastAsia"/>
        </w:rPr>
        <w:t>C</w:t>
      </w:r>
      <w:r w:rsidR="005003F8">
        <w:t>UBRID Migration Toolkit</w:t>
      </w:r>
      <w:r>
        <w:rPr>
          <w:rFonts w:hint="eastAsia"/>
        </w:rPr>
        <w:t xml:space="preserve"> </w:t>
      </w:r>
      <w:ins w:id="253" w:author="오명환" w:date="2021-12-27T10:48:00Z">
        <w:r w:rsidR="00A832A1">
          <w:rPr>
            <w:rFonts w:hint="eastAsia"/>
          </w:rPr>
          <w:t>(</w:t>
        </w:r>
        <w:r w:rsidR="00A832A1">
          <w:t>cubrid.org</w:t>
        </w:r>
      </w:ins>
      <w:del w:id="254" w:author="오명환" w:date="2021-12-27T10:48:00Z">
        <w:r w:rsidDel="00A832A1">
          <w:rPr>
            <w:rFonts w:hint="eastAsia"/>
          </w:rPr>
          <w:delText>(</w:delText>
        </w:r>
        <w:r w:rsidR="00F816BE" w:rsidDel="00A832A1">
          <w:rPr>
            <w:rFonts w:hint="eastAsia"/>
          </w:rPr>
          <w:delText>큐브리드</w:delText>
        </w:r>
      </w:del>
      <w:r>
        <w:rPr>
          <w:rFonts w:hint="eastAsia"/>
        </w:rPr>
        <w:t>)</w:t>
      </w:r>
      <w:bookmarkEnd w:id="251"/>
      <w:bookmarkEnd w:id="252"/>
    </w:p>
    <w:p w14:paraId="3A1A2880" w14:textId="0BC1AC48" w:rsidR="00FA4D2E" w:rsidRDefault="00FA4D2E" w:rsidP="00FA4D2E">
      <w:pPr>
        <w:rPr>
          <w:rFonts w:hAnsiTheme="minorHAnsi"/>
        </w:rPr>
      </w:pPr>
    </w:p>
    <w:p w14:paraId="2B0D7B35" w14:textId="3D99753B" w:rsidR="005003F8" w:rsidRDefault="005003F8" w:rsidP="005003F8">
      <w:r w:rsidRPr="00A64E08">
        <w:t>C</w:t>
      </w:r>
      <w:r w:rsidR="00621790">
        <w:t xml:space="preserve">UBRID </w:t>
      </w:r>
      <w:r w:rsidRPr="00A64E08">
        <w:t>M</w:t>
      </w:r>
      <w:r w:rsidR="00621790">
        <w:t xml:space="preserve">igration </w:t>
      </w:r>
      <w:r w:rsidRPr="00A64E08">
        <w:t>T</w:t>
      </w:r>
      <w:r w:rsidR="00621790">
        <w:t>oolkit</w:t>
      </w:r>
      <w:r w:rsidR="00621790">
        <w:rPr>
          <w:rFonts w:hint="eastAsia"/>
        </w:rPr>
        <w:t>은</w:t>
      </w:r>
      <w:r w:rsidRPr="00A64E08">
        <w:t xml:space="preserve"> GUI 환경 기반에서 스키마 객체 및 데이터를 마이그레이션 하는 </w:t>
      </w:r>
      <w:r w:rsidR="00F816BE">
        <w:rPr>
          <w:rFonts w:hint="eastAsia"/>
        </w:rPr>
        <w:t>Open Source</w:t>
      </w:r>
      <w:r w:rsidR="00621790">
        <w:rPr>
          <w:rFonts w:hint="eastAsia"/>
        </w:rPr>
        <w:t>인</w:t>
      </w:r>
      <w:r w:rsidR="00F816BE">
        <w:rPr>
          <w:rFonts w:hint="eastAsia"/>
        </w:rPr>
        <w:t xml:space="preserve"> </w:t>
      </w:r>
      <w:r w:rsidRPr="00A64E08">
        <w:t>도구로서, Oracle</w:t>
      </w:r>
      <w:r w:rsidR="00F0539F">
        <w:t xml:space="preserve"> </w:t>
      </w:r>
      <w:r w:rsidRPr="00A64E08">
        <w:t>및 MySQL DB를 CUBRID DB로 마이그레이션하는 기능을 제공</w:t>
      </w:r>
      <w:r w:rsidR="00465F04">
        <w:rPr>
          <w:rFonts w:hint="eastAsia"/>
        </w:rPr>
        <w:t>한다</w:t>
      </w:r>
      <w:r w:rsidRPr="00A64E08">
        <w:t xml:space="preserve">. 원본 데이터베이스는 Oracle 10g 이상, MySQL </w:t>
      </w:r>
      <w:r w:rsidR="00F00427">
        <w:rPr>
          <w:rFonts w:hint="eastAsia"/>
        </w:rPr>
        <w:t>5</w:t>
      </w:r>
      <w:r w:rsidRPr="00A64E08">
        <w:t xml:space="preserve"> 이상 버전을 지원하며, 타겟 데이터베이스는 CUBRID 8.2.1 이상 버전을 지원</w:t>
      </w:r>
      <w:r w:rsidR="00465F04">
        <w:rPr>
          <w:rFonts w:hint="eastAsia"/>
        </w:rPr>
        <w:t>한다</w:t>
      </w:r>
      <w:r w:rsidRPr="00A64E08">
        <w:t>.</w:t>
      </w:r>
      <w:r w:rsidR="00A458E8">
        <w:t xml:space="preserve"> </w:t>
      </w:r>
    </w:p>
    <w:p w14:paraId="2A36D801" w14:textId="77777777" w:rsidR="00F816BE" w:rsidRPr="00A64E08" w:rsidRDefault="00F816BE" w:rsidP="005003F8"/>
    <w:p w14:paraId="0F57D1EF" w14:textId="6B7C4C5C" w:rsidR="00FA4D2E" w:rsidRDefault="005003F8" w:rsidP="00FA4D2E">
      <w:r>
        <w:rPr>
          <w:noProof/>
        </w:rPr>
        <w:drawing>
          <wp:inline distT="0" distB="0" distL="0" distR="0" wp14:anchorId="1A8A5657" wp14:editId="242C8229">
            <wp:extent cx="5731510" cy="3093085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9A22" w14:textId="5A8A2793" w:rsidR="00FA4D2E" w:rsidRDefault="00FA4D2E" w:rsidP="00FA4D2E"/>
    <w:p w14:paraId="3BF3CCD0" w14:textId="58C147B4" w:rsidR="00FA4D2E" w:rsidRDefault="00FA4D2E" w:rsidP="00FA4D2E">
      <w:pPr>
        <w:spacing w:after="160" w:line="276" w:lineRule="auto"/>
        <w:jc w:val="center"/>
      </w:pPr>
      <w:commentRangeStart w:id="255"/>
      <w:r>
        <w:t>[</w:t>
      </w:r>
      <w:r>
        <w:rPr>
          <w:rFonts w:hint="eastAsia"/>
        </w:rPr>
        <w:t>그림</w:t>
      </w:r>
      <w:r w:rsidR="000D654F">
        <w:rPr>
          <w:rFonts w:hint="eastAsia"/>
        </w:rPr>
        <w:t>3</w:t>
      </w:r>
      <w:r>
        <w:t>-2-2</w:t>
      </w:r>
      <w:del w:id="256" w:author="마인기" w:date="2021-12-27T21:14:00Z">
        <w:r w:rsidDel="00B576A5">
          <w:delText xml:space="preserve"> </w:delText>
        </w:r>
      </w:del>
      <w:r>
        <w:t>]</w:t>
      </w:r>
      <w:commentRangeEnd w:id="255"/>
      <w:r w:rsidR="00FA69D1">
        <w:rPr>
          <w:rStyle w:val="af8"/>
        </w:rPr>
        <w:commentReference w:id="255"/>
      </w:r>
      <w:r>
        <w:t xml:space="preserve"> </w:t>
      </w:r>
      <w:r w:rsidR="00A5050D">
        <w:t>CUBRID Migration Toolki</w:t>
      </w:r>
      <w:r w:rsidR="002664AC">
        <w:t>t</w:t>
      </w:r>
      <w:r>
        <w:rPr>
          <w:rFonts w:hint="eastAsia"/>
        </w:rPr>
        <w:t xml:space="preserve"> 화면</w:t>
      </w:r>
    </w:p>
    <w:p w14:paraId="699CB881" w14:textId="1DCBB835" w:rsidR="005003F8" w:rsidRDefault="005003F8" w:rsidP="00FA4D2E">
      <w:pPr>
        <w:pStyle w:val="1"/>
      </w:pPr>
    </w:p>
    <w:p w14:paraId="2B668ECA" w14:textId="1880A471" w:rsidR="005003F8" w:rsidRDefault="005003F8" w:rsidP="005003F8"/>
    <w:p w14:paraId="1A313A5A" w14:textId="3935BE94" w:rsidR="005003F8" w:rsidRDefault="005003F8" w:rsidP="005003F8"/>
    <w:p w14:paraId="192EFD91" w14:textId="6341E116" w:rsidR="00FA4D2E" w:rsidRDefault="00FA4D2E" w:rsidP="002863CF"/>
    <w:p w14:paraId="7164F75C" w14:textId="4972739D" w:rsidR="009E491F" w:rsidRDefault="009E491F" w:rsidP="002863CF"/>
    <w:p w14:paraId="46CA3D27" w14:textId="5798E951" w:rsidR="009E491F" w:rsidRDefault="009E491F" w:rsidP="002863CF"/>
    <w:p w14:paraId="203BB4B3" w14:textId="2D8FFC90" w:rsidR="009E491F" w:rsidRDefault="009E491F" w:rsidP="002863CF"/>
    <w:p w14:paraId="07D8E95F" w14:textId="277D98D0" w:rsidR="009E491F" w:rsidRDefault="009E491F" w:rsidP="002863CF"/>
    <w:p w14:paraId="185C18FD" w14:textId="203768F2" w:rsidR="009E491F" w:rsidRDefault="009E491F" w:rsidP="002863CF"/>
    <w:p w14:paraId="08C1C6E3" w14:textId="0CF7A412" w:rsidR="009E491F" w:rsidRDefault="009E491F" w:rsidP="002863CF"/>
    <w:p w14:paraId="135E0375" w14:textId="18B76CD5" w:rsidR="009E491F" w:rsidRDefault="009E491F" w:rsidP="002863CF"/>
    <w:p w14:paraId="4FD6EC3D" w14:textId="0331B73B" w:rsidR="009E491F" w:rsidRDefault="009E491F" w:rsidP="002863CF"/>
    <w:p w14:paraId="254F0875" w14:textId="640448EB" w:rsidR="009E491F" w:rsidRDefault="009E491F" w:rsidP="002863CF"/>
    <w:p w14:paraId="136E5D1B" w14:textId="0BF68058" w:rsidR="009E491F" w:rsidRDefault="009E491F" w:rsidP="002863CF"/>
    <w:p w14:paraId="7D3D39D3" w14:textId="77777777" w:rsidR="009E491F" w:rsidRDefault="009E491F" w:rsidP="009E491F">
      <w:pPr>
        <w:pStyle w:val="1"/>
        <w:rPr>
          <w:rStyle w:val="af1"/>
          <w:b/>
          <w:bCs w:val="0"/>
          <w:smallCaps w:val="0"/>
          <w:color w:val="000000" w:themeColor="text1"/>
          <w:u w:val="none"/>
        </w:rPr>
      </w:pPr>
      <w:bookmarkStart w:id="257" w:name="_Toc90300313"/>
      <w:bookmarkStart w:id="258" w:name="_Toc91080270"/>
      <w:r>
        <w:rPr>
          <w:rStyle w:val="af1"/>
          <w:b/>
          <w:bCs w:val="0"/>
          <w:smallCaps w:val="0"/>
          <w:color w:val="000000" w:themeColor="text1"/>
          <w:u w:val="none"/>
        </w:rPr>
        <w:t>4</w:t>
      </w:r>
      <w:r w:rsidRPr="00FA4D2E">
        <w:rPr>
          <w:rStyle w:val="af1"/>
          <w:b/>
          <w:bCs w:val="0"/>
          <w:smallCaps w:val="0"/>
          <w:color w:val="000000" w:themeColor="text1"/>
          <w:u w:val="none"/>
        </w:rPr>
        <w:t xml:space="preserve"> </w:t>
      </w:r>
      <w:r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>T</w:t>
      </w:r>
      <w:r>
        <w:rPr>
          <w:rStyle w:val="af1"/>
          <w:b/>
          <w:bCs w:val="0"/>
          <w:smallCaps w:val="0"/>
          <w:color w:val="000000" w:themeColor="text1"/>
          <w:u w:val="none"/>
        </w:rPr>
        <w:t xml:space="preserve">ask </w:t>
      </w:r>
      <w:r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>단위 모듈 설계</w:t>
      </w:r>
      <w:bookmarkEnd w:id="257"/>
      <w:bookmarkEnd w:id="258"/>
    </w:p>
    <w:p w14:paraId="30E04758" w14:textId="77777777" w:rsidR="009E491F" w:rsidRDefault="009E491F" w:rsidP="009E491F">
      <w:pPr>
        <w:pStyle w:val="2"/>
        <w:ind w:left="207" w:right="207"/>
      </w:pPr>
      <w:bookmarkStart w:id="259" w:name="_Toc90300314"/>
      <w:bookmarkStart w:id="260" w:name="_Toc91080271"/>
      <w:r>
        <w:t xml:space="preserve">4-1. </w:t>
      </w:r>
      <w:r w:rsidRPr="00A60AC3">
        <w:t>RDB to GDB</w:t>
      </w:r>
      <w:bookmarkEnd w:id="259"/>
      <w:bookmarkEnd w:id="260"/>
    </w:p>
    <w:p w14:paraId="271DBFD4" w14:textId="43283390" w:rsidR="009E491F" w:rsidRDefault="009E491F" w:rsidP="009E491F">
      <w:r>
        <w:rPr>
          <w:rFonts w:hint="eastAsia"/>
        </w:rPr>
        <w:t>R</w:t>
      </w:r>
      <w:r>
        <w:t>DBMS</w:t>
      </w:r>
      <w:r>
        <w:rPr>
          <w:rFonts w:hint="eastAsia"/>
        </w:rPr>
        <w:t>에서</w:t>
      </w:r>
      <w:r>
        <w:t xml:space="preserve"> GDBMS</w:t>
      </w:r>
      <w:r>
        <w:rPr>
          <w:rFonts w:hint="eastAsia"/>
        </w:rPr>
        <w:t>로 데이터</w:t>
      </w:r>
      <w:r>
        <w:t xml:space="preserve"> </w:t>
      </w:r>
      <w:ins w:id="261" w:author="오명환" w:date="2021-12-27T10:49:00Z">
        <w:r w:rsidR="00203595">
          <w:rPr>
            <w:rFonts w:hint="eastAsia"/>
          </w:rPr>
          <w:t>이관</w:t>
        </w:r>
      </w:ins>
      <w:del w:id="262" w:author="오명환" w:date="2021-12-27T10:49:00Z">
        <w:r w:rsidDel="00203595">
          <w:rPr>
            <w:rFonts w:hint="eastAsia"/>
          </w:rPr>
          <w:delText>마이그레이션</w:delText>
        </w:r>
      </w:del>
      <w:r>
        <w:rPr>
          <w:rFonts w:hint="eastAsia"/>
        </w:rPr>
        <w:t>하는 기능이다.</w:t>
      </w:r>
    </w:p>
    <w:p w14:paraId="3B54FF15" w14:textId="77777777" w:rsidR="009E491F" w:rsidRDefault="009E491F" w:rsidP="009E491F"/>
    <w:p w14:paraId="46CAA504" w14:textId="77777777" w:rsidR="009E491F" w:rsidRDefault="009E491F" w:rsidP="009E491F">
      <w:pPr>
        <w:pStyle w:val="3"/>
        <w:ind w:leftChars="0" w:left="188" w:right="207" w:firstLineChars="100" w:firstLine="207"/>
      </w:pPr>
      <w:bookmarkStart w:id="263" w:name="_Toc90300315"/>
      <w:bookmarkStart w:id="264" w:name="_Toc91080272"/>
      <w:r>
        <w:t>4-1-1. Transformation</w:t>
      </w:r>
      <w:bookmarkEnd w:id="263"/>
      <w:bookmarkEnd w:id="264"/>
    </w:p>
    <w:p w14:paraId="672962DE" w14:textId="47121639" w:rsidR="009E491F" w:rsidRDefault="009E491F" w:rsidP="009E491F">
      <w:pPr>
        <w:pStyle w:val="3"/>
        <w:ind w:leftChars="0" w:right="207"/>
      </w:pPr>
      <w:bookmarkStart w:id="265" w:name="_Toc90247775"/>
      <w:bookmarkStart w:id="266" w:name="_Toc90259109"/>
      <w:bookmarkStart w:id="267" w:name="_Toc90259157"/>
      <w:bookmarkStart w:id="268" w:name="_Toc90300316"/>
      <w:bookmarkStart w:id="269" w:name="_Toc90302633"/>
      <w:bookmarkStart w:id="270" w:name="_Toc91080273"/>
      <w:r>
        <w:t>RDBMS</w:t>
      </w:r>
      <w:r>
        <w:rPr>
          <w:rFonts w:hint="eastAsia"/>
        </w:rPr>
        <w:t xml:space="preserve">에서 </w:t>
      </w:r>
      <w:r>
        <w:t>GDBMS</w:t>
      </w:r>
      <w:r>
        <w:rPr>
          <w:rFonts w:hint="eastAsia"/>
        </w:rPr>
        <w:t xml:space="preserve">로 </w:t>
      </w:r>
      <w:ins w:id="271" w:author="오명환" w:date="2021-12-27T10:49:00Z">
        <w:r w:rsidR="00203595">
          <w:rPr>
            <w:rFonts w:hint="eastAsia"/>
          </w:rPr>
          <w:t>이관하기</w:t>
        </w:r>
      </w:ins>
      <w:commentRangeStart w:id="272"/>
      <w:del w:id="273" w:author="오명환" w:date="2021-12-27T10:49:00Z">
        <w:r w:rsidDel="00203595">
          <w:rPr>
            <w:rFonts w:hint="eastAsia"/>
          </w:rPr>
          <w:delText>마이그레이션하기</w:delText>
        </w:r>
      </w:del>
      <w:r>
        <w:rPr>
          <w:rFonts w:hint="eastAsia"/>
        </w:rPr>
        <w:t xml:space="preserve"> 전에</w:t>
      </w:r>
      <w:commentRangeEnd w:id="272"/>
      <w:r w:rsidR="00C96251">
        <w:rPr>
          <w:rStyle w:val="af8"/>
          <w:rFonts w:cstheme="minorBidi"/>
        </w:rPr>
        <w:commentReference w:id="272"/>
      </w:r>
      <w:r>
        <w:rPr>
          <w:rFonts w:hint="eastAsia"/>
        </w:rPr>
        <w:t xml:space="preserve"> 데이터 변환하는 과정이다.</w:t>
      </w:r>
      <w:bookmarkEnd w:id="265"/>
      <w:bookmarkEnd w:id="266"/>
      <w:bookmarkEnd w:id="267"/>
      <w:bookmarkEnd w:id="268"/>
      <w:bookmarkEnd w:id="269"/>
      <w:bookmarkEnd w:id="270"/>
    </w:p>
    <w:p w14:paraId="39C2C560" w14:textId="77777777" w:rsidR="009E491F" w:rsidRPr="00203595" w:rsidRDefault="009E491F" w:rsidP="009E491F"/>
    <w:p w14:paraId="001ACED8" w14:textId="77777777" w:rsidR="009E491F" w:rsidRDefault="009E491F" w:rsidP="009E491F">
      <w:pPr>
        <w:pStyle w:val="3"/>
        <w:ind w:leftChars="0" w:left="188" w:right="207" w:firstLineChars="278" w:firstLine="575"/>
      </w:pPr>
      <w:bookmarkStart w:id="274" w:name="_Toc90300317"/>
      <w:bookmarkStart w:id="275" w:name="_Toc91080274"/>
      <w:r>
        <w:rPr>
          <w:rFonts w:hint="eastAsia"/>
        </w:rPr>
        <w:t>4</w:t>
      </w:r>
      <w:r>
        <w:t>-1-1-1. 메타데이터 획득</w:t>
      </w:r>
      <w:bookmarkEnd w:id="274"/>
      <w:bookmarkEnd w:id="275"/>
    </w:p>
    <w:p w14:paraId="1F7DD537" w14:textId="0DC61C24" w:rsidR="009E491F" w:rsidRPr="00B8425C" w:rsidRDefault="009E491F" w:rsidP="009E491F">
      <w:r>
        <w:t>RDBMS</w:t>
      </w:r>
      <w:r>
        <w:rPr>
          <w:rFonts w:hint="eastAsia"/>
        </w:rPr>
        <w:t xml:space="preserve">에서 </w:t>
      </w:r>
      <w:r>
        <w:t>GDBMS</w:t>
      </w:r>
      <w:r>
        <w:rPr>
          <w:rFonts w:hint="eastAsia"/>
        </w:rPr>
        <w:t xml:space="preserve">로 </w:t>
      </w:r>
      <w:ins w:id="276" w:author="오명환" w:date="2021-12-27T10:49:00Z">
        <w:r w:rsidR="00203595">
          <w:rPr>
            <w:rFonts w:hint="eastAsia"/>
          </w:rPr>
          <w:t>이관</w:t>
        </w:r>
      </w:ins>
      <w:del w:id="277" w:author="오명환" w:date="2021-12-27T10:49:00Z">
        <w:r w:rsidDel="00203595">
          <w:rPr>
            <w:rFonts w:hint="eastAsia"/>
          </w:rPr>
          <w:delText>마이그레이션</w:delText>
        </w:r>
      </w:del>
      <w:r>
        <w:rPr>
          <w:rFonts w:hint="eastAsia"/>
        </w:rPr>
        <w:t>하기 위해 RDBMS의 메타 데이터를 획득한다.</w:t>
      </w:r>
    </w:p>
    <w:tbl>
      <w:tblPr>
        <w:tblW w:w="8801" w:type="dxa"/>
        <w:tblInd w:w="8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5"/>
        <w:gridCol w:w="2268"/>
        <w:gridCol w:w="2268"/>
        <w:gridCol w:w="2410"/>
      </w:tblGrid>
      <w:tr w:rsidR="009E491F" w:rsidRPr="003C53F2" w14:paraId="591C385D" w14:textId="77777777" w:rsidTr="00A758EB">
        <w:trPr>
          <w:trHeight w:val="435"/>
        </w:trPr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96960EB" w14:textId="77777777" w:rsidR="009E491F" w:rsidRPr="003C53F2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AB7F99B" w14:textId="77777777" w:rsidR="009E491F" w:rsidRPr="003C53F2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EEF67CF" w14:textId="77777777" w:rsidR="009E491F" w:rsidRPr="003C53F2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16E2206" w14:textId="77777777" w:rsidR="009E491F" w:rsidRPr="003C53F2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3C53F2" w14:paraId="7DA990BD" w14:textId="77777777" w:rsidTr="00A758EB">
        <w:trPr>
          <w:trHeight w:val="330"/>
        </w:trPr>
        <w:tc>
          <w:tcPr>
            <w:tcW w:w="185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B2F1D" w14:textId="77777777" w:rsidR="009E491F" w:rsidRPr="003C53F2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메타데이터 획득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B3186" w14:textId="4F6001C1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Vendor JDBC Driver를 사용하여 </w:t>
            </w:r>
            <w:ins w:id="278" w:author="오명환" w:date="2021-12-27T10:49:00Z">
              <w:r w:rsidR="0020359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메타 데이터</w:t>
              </w:r>
            </w:ins>
            <w:del w:id="279" w:author="오명환" w:date="2021-12-27T10:49:00Z">
              <w:r w:rsidRPr="003C53F2" w:rsidDel="0020359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Metadata</w:delText>
              </w:r>
            </w:del>
            <w:r w:rsidRPr="003C53F2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획득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787D1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24839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3C53F2" w14:paraId="14EF8FAD" w14:textId="77777777" w:rsidTr="00A758EB">
        <w:trPr>
          <w:trHeight w:val="330"/>
        </w:trPr>
        <w:tc>
          <w:tcPr>
            <w:tcW w:w="18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2A149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26CD2" w14:textId="010978A2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획득된 </w:t>
            </w:r>
            <w:ins w:id="280" w:author="오명환" w:date="2021-12-27T10:50:00Z">
              <w:r w:rsidR="0020359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메타 데이터</w:t>
              </w:r>
            </w:ins>
            <w:del w:id="281" w:author="오명환" w:date="2021-12-27T10:50:00Z">
              <w:r w:rsidRPr="003C53F2" w:rsidDel="0020359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Metadata</w:delText>
              </w:r>
            </w:del>
            <w:r w:rsidRPr="003C53F2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를 </w:t>
            </w:r>
            <w:ins w:id="282" w:author="오명환" w:date="2021-12-27T10:50:00Z">
              <w:r w:rsidR="0020359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스키마 </w:t>
              </w:r>
            </w:ins>
            <w:del w:id="283" w:author="오명환" w:date="2021-12-27T10:50:00Z">
              <w:r w:rsidRPr="003C53F2" w:rsidDel="0020359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Schema</w:delText>
              </w:r>
            </w:del>
            <w:r w:rsidRPr="003C53F2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형태의 모델로 저장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5A581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B3150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45678982" w14:textId="58317345" w:rsidR="009E491F" w:rsidRDefault="009E491F" w:rsidP="009E491F">
      <w:pPr>
        <w:pStyle w:val="a8"/>
        <w:numPr>
          <w:ilvl w:val="0"/>
          <w:numId w:val="38"/>
        </w:numPr>
        <w:ind w:leftChars="0"/>
      </w:pPr>
      <w:r>
        <w:rPr>
          <w:rFonts w:hint="eastAsia"/>
        </w:rPr>
        <w:t xml:space="preserve">Vendor JDBC </w:t>
      </w:r>
      <w:commentRangeStart w:id="284"/>
      <w:r>
        <w:rPr>
          <w:rFonts w:hint="eastAsia"/>
        </w:rPr>
        <w:t>Driver</w:t>
      </w:r>
      <w:del w:id="285" w:author="마인기" w:date="2021-12-27T21:14:00Z">
        <w:r w:rsidDel="00615BFF">
          <w:rPr>
            <w:rFonts w:hint="eastAsia"/>
          </w:rPr>
          <w:delText xml:space="preserve"> </w:delText>
        </w:r>
      </w:del>
      <w:r>
        <w:rPr>
          <w:rFonts w:hint="eastAsia"/>
        </w:rPr>
        <w:t>를</w:t>
      </w:r>
      <w:commentRangeEnd w:id="284"/>
      <w:r w:rsidR="001E79CA">
        <w:rPr>
          <w:rStyle w:val="af8"/>
        </w:rPr>
        <w:commentReference w:id="284"/>
      </w:r>
      <w:r>
        <w:rPr>
          <w:rFonts w:hint="eastAsia"/>
        </w:rPr>
        <w:t xml:space="preserve"> 사용해 </w:t>
      </w:r>
      <w:ins w:id="286" w:author="오명환" w:date="2021-12-27T10:50:00Z">
        <w:r w:rsidR="00203595">
          <w:rPr>
            <w:rFonts w:hint="eastAsia"/>
          </w:rPr>
          <w:t>메타 데이터를</w:t>
        </w:r>
      </w:ins>
      <w:del w:id="287" w:author="오명환" w:date="2021-12-27T10:50:00Z">
        <w:r w:rsidDel="00203595">
          <w:rPr>
            <w:rFonts w:hint="eastAsia"/>
          </w:rPr>
          <w:delText>Metadata</w:delText>
        </w:r>
      </w:del>
      <w:r>
        <w:rPr>
          <w:rFonts w:hint="eastAsia"/>
        </w:rPr>
        <w:t xml:space="preserve"> 획득한다.</w:t>
      </w:r>
    </w:p>
    <w:p w14:paraId="301319C4" w14:textId="36F98E0C" w:rsidR="009E491F" w:rsidRDefault="009E491F" w:rsidP="009E491F">
      <w:pPr>
        <w:pStyle w:val="a8"/>
        <w:numPr>
          <w:ilvl w:val="0"/>
          <w:numId w:val="38"/>
        </w:numPr>
        <w:ind w:leftChars="0"/>
      </w:pPr>
      <w:r>
        <w:rPr>
          <w:rFonts w:hint="eastAsia"/>
        </w:rPr>
        <w:t xml:space="preserve">획득한 </w:t>
      </w:r>
      <w:ins w:id="288" w:author="오명환" w:date="2021-12-27T10:50:00Z">
        <w:r w:rsidR="00203595">
          <w:rPr>
            <w:rFonts w:hint="eastAsia"/>
          </w:rPr>
          <w:t>메타 데이터</w:t>
        </w:r>
      </w:ins>
      <w:del w:id="289" w:author="오명환" w:date="2021-12-27T10:50:00Z">
        <w:r w:rsidDel="00203595">
          <w:rPr>
            <w:rFonts w:hint="eastAsia"/>
          </w:rPr>
          <w:delText>Metadata</w:delText>
        </w:r>
      </w:del>
      <w:r>
        <w:rPr>
          <w:rFonts w:hint="eastAsia"/>
        </w:rPr>
        <w:t xml:space="preserve">를 CMT에서 사용할 수 있도록 </w:t>
      </w:r>
      <w:ins w:id="290" w:author="오명환" w:date="2021-12-27T10:50:00Z">
        <w:r w:rsidR="00203595">
          <w:rPr>
            <w:rFonts w:hint="eastAsia"/>
          </w:rPr>
          <w:t xml:space="preserve">스키마 </w:t>
        </w:r>
      </w:ins>
      <w:del w:id="291" w:author="오명환" w:date="2021-12-27T10:50:00Z">
        <w:r w:rsidDel="00203595">
          <w:rPr>
            <w:rFonts w:hint="eastAsia"/>
          </w:rPr>
          <w:delText xml:space="preserve">Schema </w:delText>
        </w:r>
      </w:del>
      <w:r>
        <w:rPr>
          <w:rFonts w:hint="eastAsia"/>
        </w:rPr>
        <w:t>형태의 모델로 저장하는 기능을 구현한다.</w:t>
      </w:r>
    </w:p>
    <w:p w14:paraId="67D0505D" w14:textId="77777777" w:rsidR="009E491F" w:rsidRPr="003C53F2" w:rsidRDefault="009E491F" w:rsidP="009E491F">
      <w:pPr>
        <w:pStyle w:val="a8"/>
        <w:ind w:leftChars="0"/>
      </w:pPr>
    </w:p>
    <w:p w14:paraId="3DA7E9A9" w14:textId="0A94F60B" w:rsidR="009E491F" w:rsidRDefault="009E491F" w:rsidP="009E491F">
      <w:pPr>
        <w:pStyle w:val="3"/>
        <w:ind w:leftChars="0" w:left="188" w:right="207" w:firstLineChars="278" w:firstLine="575"/>
      </w:pPr>
      <w:bookmarkStart w:id="292" w:name="_Toc90300318"/>
      <w:bookmarkStart w:id="293" w:name="_Toc91080275"/>
      <w:r>
        <w:rPr>
          <w:rFonts w:hint="eastAsia"/>
        </w:rPr>
        <w:t>4</w:t>
      </w:r>
      <w:r>
        <w:t xml:space="preserve">-1-1-2. 메타데이터를 </w:t>
      </w:r>
      <w:ins w:id="294" w:author="오명환" w:date="2021-12-27T10:51:00Z">
        <w:r w:rsidR="00203595">
          <w:rPr>
            <w:rFonts w:hint="eastAsia"/>
          </w:rPr>
          <w:t xml:space="preserve">그래프 </w:t>
        </w:r>
      </w:ins>
      <w:r>
        <w:t>모델로 변환</w:t>
      </w:r>
      <w:bookmarkEnd w:id="292"/>
      <w:bookmarkEnd w:id="293"/>
      <w:r w:rsidRPr="003E40B2">
        <w:rPr>
          <w:rFonts w:hint="eastAsia"/>
        </w:rPr>
        <w:t xml:space="preserve"> </w:t>
      </w:r>
    </w:p>
    <w:p w14:paraId="6DBBC51E" w14:textId="24BDC696" w:rsidR="009E491F" w:rsidRPr="00A324D0" w:rsidRDefault="009E491F" w:rsidP="009E491F">
      <w:r>
        <w:rPr>
          <w:rFonts w:hint="eastAsia"/>
        </w:rPr>
        <w:t xml:space="preserve">위의 단계(4-1-1-1)를 거쳐 </w:t>
      </w:r>
      <w:ins w:id="295" w:author="오명환" w:date="2021-12-27T10:51:00Z">
        <w:r w:rsidR="00CB1660">
          <w:rPr>
            <w:rFonts w:hint="eastAsia"/>
          </w:rPr>
          <w:t xml:space="preserve">스키마 </w:t>
        </w:r>
      </w:ins>
      <w:del w:id="296" w:author="오명환" w:date="2021-12-27T10:51:00Z">
        <w:r w:rsidDel="00CB1660">
          <w:rPr>
            <w:rFonts w:hint="eastAsia"/>
          </w:rPr>
          <w:delText>Schema</w:delText>
        </w:r>
      </w:del>
      <w:r>
        <w:rPr>
          <w:rFonts w:hint="eastAsia"/>
        </w:rPr>
        <w:t>형태로 저장된 모델을 GDBMS이관할 수 있도록 모델 변환하는 기능을 제공한다.</w:t>
      </w:r>
    </w:p>
    <w:tbl>
      <w:tblPr>
        <w:tblW w:w="0" w:type="auto"/>
        <w:tblInd w:w="84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8574EA" w14:paraId="08CE3A21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786101A" w14:textId="77777777" w:rsidR="009E491F" w:rsidRPr="008574EA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D248731" w14:textId="77777777" w:rsidR="009E491F" w:rsidRPr="008574EA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D634329" w14:textId="77777777" w:rsidR="009E491F" w:rsidRPr="008574EA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4144600" w14:textId="77777777" w:rsidR="009E491F" w:rsidRPr="008574EA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8574EA" w14:paraId="2B1E9E2C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8CC71" w14:textId="77777777" w:rsidR="009E491F" w:rsidRPr="008574EA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메타데이터를 모델로 변환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7FDB2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목록 표현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C45B2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A81B4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6D05732C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6D846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3CA8D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선택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E43E4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2BF1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1632C9A2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048C9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50CC7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모두 선택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80C40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AEAEA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792FBFDE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E0F4A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D4FA4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모두 해제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52489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7936D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19375229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0B0D8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D186C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선택 후 컬럼 정보 표현 (Master-Detail View)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ECBCA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CD514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42494CC0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7A5F7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6E1FB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선택된 테이블의 컬럼 정보 표현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8075E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F68EF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2AFBCCBC" w14:textId="77777777" w:rsidTr="00A758EB">
        <w:trPr>
          <w:trHeight w:val="99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236DF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FC9AE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선택 시 Validation</w:t>
            </w: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이관 (e.g. 0 selected 등등)</w:t>
            </w: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증분 이관 등등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8C251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3A0C7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8574EA" w14:paraId="729598CD" w14:textId="77777777" w:rsidTr="00A758EB">
        <w:trPr>
          <w:trHeight w:val="99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A04FE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E3CB1" w14:textId="77777777" w:rsidR="009E491F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Paper 변환 규칙 기반으로 RDB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모델에서</w:t>
            </w: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GDB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모델로 </w:t>
            </w: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변환</w:t>
            </w:r>
          </w:p>
          <w:p w14:paraId="56FB49E3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 * PK, FK 정보를 기반으로 변환</w:t>
            </w: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>※ 해당 Task는 세부적으로 더 나눠지고 추가될 수 있음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E5F69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EFFBC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7013DD0B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Master-Detail View (Tables/Columns)형태로 표현하며 사용자가 이관할 테이블을 선택할 수 있다. 또한, 선택된 테이블의 컬럼명, 컬럼 크기를 확인하는 기능도 제공한다.</w:t>
      </w:r>
    </w:p>
    <w:p w14:paraId="4513D07A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변환 기능 수행 전 테이블을 선택할 수 있는 기능을 제공하며 예상되는 안은 다음과 같다.</w:t>
      </w:r>
    </w:p>
    <w:p w14:paraId="2431BE4D" w14:textId="77777777" w:rsidR="009E491F" w:rsidRDefault="009E491F" w:rsidP="009E491F">
      <w:pPr>
        <w:jc w:val="center"/>
      </w:pPr>
      <w:r w:rsidRPr="00013DA8">
        <w:rPr>
          <w:noProof/>
        </w:rPr>
        <w:lastRenderedPageBreak/>
        <w:drawing>
          <wp:inline distT="0" distB="0" distL="0" distR="0" wp14:anchorId="6C6CDCC7" wp14:editId="275E9EF4">
            <wp:extent cx="5012005" cy="3876675"/>
            <wp:effectExtent l="19050" t="0" r="0" b="0"/>
            <wp:docPr id="5" name="Picture 3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D499773-50C9-4656-B96E-8E4CBBA4B8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D499773-50C9-4656-B96E-8E4CBBA4B8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496" cy="388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4B9E" w14:textId="77777777" w:rsidR="009E491F" w:rsidRDefault="009E491F" w:rsidP="009E491F">
      <w:pPr>
        <w:jc w:val="center"/>
      </w:pPr>
      <w:r>
        <w:rPr>
          <w:rFonts w:hint="eastAsia"/>
        </w:rPr>
        <w:t>[</w:t>
      </w:r>
      <w:r>
        <w:t>그림</w:t>
      </w:r>
      <w:r>
        <w:rPr>
          <w:rFonts w:hint="eastAsia"/>
        </w:rPr>
        <w:t xml:space="preserve"> 4-1-1-2] 이관 대상 테이블 선택</w:t>
      </w:r>
    </w:p>
    <w:p w14:paraId="7387B65A" w14:textId="77777777" w:rsidR="009E491F" w:rsidRDefault="009E491F" w:rsidP="009E491F">
      <w:pPr>
        <w:jc w:val="center"/>
      </w:pPr>
    </w:p>
    <w:p w14:paraId="386B7F40" w14:textId="77777777" w:rsidR="009E491F" w:rsidRDefault="009E491F" w:rsidP="009E491F">
      <w:pPr>
        <w:pStyle w:val="a8"/>
        <w:ind w:leftChars="0"/>
      </w:pPr>
    </w:p>
    <w:p w14:paraId="0EFD8B1A" w14:textId="77777777" w:rsidR="009E491F" w:rsidRPr="003E40B2" w:rsidRDefault="009E491F" w:rsidP="009E491F"/>
    <w:p w14:paraId="2FCE178C" w14:textId="77777777" w:rsidR="009E491F" w:rsidRDefault="009E491F" w:rsidP="009E491F">
      <w:pPr>
        <w:pStyle w:val="3"/>
        <w:ind w:leftChars="0" w:left="188" w:right="207" w:firstLineChars="278" w:firstLine="575"/>
      </w:pPr>
      <w:bookmarkStart w:id="297" w:name="_Toc90300319"/>
      <w:bookmarkStart w:id="298" w:name="_Toc91080276"/>
      <w:r>
        <w:rPr>
          <w:rFonts w:hint="eastAsia"/>
        </w:rPr>
        <w:t>4</w:t>
      </w:r>
      <w:r>
        <w:t>-1-1-3. 모델 변환 시각화</w:t>
      </w:r>
      <w:bookmarkEnd w:id="297"/>
      <w:bookmarkEnd w:id="298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03"/>
        <w:gridCol w:w="2951"/>
        <w:gridCol w:w="2075"/>
        <w:gridCol w:w="2203"/>
      </w:tblGrid>
      <w:tr w:rsidR="009E491F" w:rsidRPr="00097F29" w14:paraId="3D221C1B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06A2B0E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4027FB7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EEA8231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5919587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2279B62F" w14:textId="77777777" w:rsidTr="00A758EB">
        <w:trPr>
          <w:trHeight w:val="1905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D1D43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모델 변환 시각화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86AEF" w14:textId="63102690" w:rsidR="009E491F" w:rsidRPr="00097F29" w:rsidRDefault="00496267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299" w:author="오명환" w:date="2021-12-27T10:54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그래프 속성 </w:t>
              </w:r>
            </w:ins>
            <w:del w:id="300" w:author="오명환" w:date="2021-12-27T10:54:00Z">
              <w:r w:rsidR="009E491F" w:rsidRPr="00097F29" w:rsidDel="00496267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Graph property </w:delText>
              </w:r>
            </w:del>
            <w:r w:rsidR="009E491F"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표현</w:t>
            </w:r>
            <w:r w:rsidR="009E491F"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>※ 해당 Task는 세부적으로 더 나눠지고 추가될 수 있음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B1343" w14:textId="77777777" w:rsidR="009E491F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Scrollable 기능</w:t>
            </w:r>
          </w:p>
          <w:p w14:paraId="420ED345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(화면 확대/축소)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BE76A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7576FDDF" w14:textId="77777777" w:rsidTr="00A758EB">
        <w:trPr>
          <w:trHeight w:val="1905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EF966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28D1B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C107D" w14:textId="77777777" w:rsidR="009E491F" w:rsidRPr="00FB0A5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 설정 변경 시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, 속성 선택 변경 시</w:t>
            </w: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update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(Data Synchronization, Selection update)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1506B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097F29" w14:paraId="3983FAA7" w14:textId="77777777" w:rsidTr="00A758EB">
        <w:trPr>
          <w:trHeight w:val="1905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64E84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F1D8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DB751" w14:textId="3CBD330F" w:rsidR="009E491F" w:rsidRPr="00097F29" w:rsidRDefault="009906C2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301" w:author="오명환" w:date="2021-12-27T10:55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정점</w:t>
              </w:r>
            </w:ins>
            <w:del w:id="302" w:author="오명환" w:date="2021-12-27T10:55:00Z">
              <w:r w:rsidR="009E491F" w:rsidDel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Vertex</w:delText>
              </w:r>
            </w:del>
            <w:r w:rsidR="009E491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, </w:t>
            </w:r>
            <w:ins w:id="303" w:author="오명환" w:date="2021-12-27T10:55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간선</w:t>
              </w:r>
            </w:ins>
            <w:del w:id="304" w:author="오명환" w:date="2021-12-27T10:55:00Z">
              <w:r w:rsidR="009E491F" w:rsidDel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Edge</w:delText>
              </w:r>
            </w:del>
            <w:r w:rsidR="009E491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선택 기능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E5306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097F29" w14:paraId="63CFD1A3" w14:textId="77777777" w:rsidTr="00A758EB">
        <w:trPr>
          <w:trHeight w:val="99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7339AA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1E006" w14:textId="67A475A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AS-IS 데이터 속성 표현 기능</w:t>
            </w:r>
            <w:ins w:id="305" w:author="오명환" w:date="2021-12-27T10:55:00Z">
              <w:r w:rsidR="009906C2">
                <w:rPr>
                  <w:rFonts w:ascii="맑은 고딕" w:eastAsia="맑은 고딕" w:hAnsi="맑은 고딕" w:cs="굴림"/>
                  <w:color w:val="000000"/>
                  <w:szCs w:val="22"/>
                </w:rPr>
                <w:t>(</w:t>
              </w:r>
              <w:r w:rsidR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정점</w:t>
              </w:r>
            </w:ins>
            <w:del w:id="306" w:author="오명환" w:date="2021-12-27T10:55:00Z">
              <w:r w:rsidRPr="00097F29" w:rsidDel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(Vertices</w:delText>
              </w:r>
            </w:del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/</w:t>
            </w:r>
            <w:ins w:id="307" w:author="오명환" w:date="2021-12-27T10:55:00Z">
              <w:r w:rsidR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간선</w:t>
              </w:r>
            </w:ins>
            <w:del w:id="308" w:author="오명환" w:date="2021-12-27T10:55:00Z">
              <w:r w:rsidRPr="00097F29" w:rsidDel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Edges</w:delText>
              </w:r>
            </w:del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) </w:t>
            </w: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</w:t>
            </w:r>
            <w:ins w:id="309" w:author="오명환" w:date="2021-12-27T10:55:00Z">
              <w:r w:rsidR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속성명</w:t>
              </w:r>
            </w:ins>
            <w:del w:id="310" w:author="오명환" w:date="2021-12-27T10:55:00Z">
              <w:r w:rsidRPr="00097F29" w:rsidDel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Property name</w:delText>
              </w:r>
            </w:del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</w:t>
            </w:r>
            <w:ins w:id="311" w:author="오명환" w:date="2021-12-27T10:55:00Z">
              <w:r w:rsidR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데이터 타입</w:t>
              </w:r>
            </w:ins>
            <w:del w:id="312" w:author="오명환" w:date="2021-12-27T10:55:00Z">
              <w:r w:rsidRPr="00097F29" w:rsidDel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Data type</w:delText>
              </w:r>
            </w:del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C25B6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FA7A9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393434C9" w14:textId="77777777" w:rsidTr="00A758EB">
        <w:trPr>
          <w:trHeight w:val="99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A52DA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9399B" w14:textId="443DDB13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TO-BE 데이터 속성 표현 기능 </w:t>
            </w:r>
            <w:ins w:id="313" w:author="오명환" w:date="2021-12-27T10:56:00Z">
              <w:r w:rsidR="009906C2">
                <w:rPr>
                  <w:rFonts w:ascii="맑은 고딕" w:eastAsia="맑은 고딕" w:hAnsi="맑은 고딕" w:cs="굴림"/>
                  <w:color w:val="000000"/>
                  <w:szCs w:val="22"/>
                </w:rPr>
                <w:t>(</w:t>
              </w:r>
              <w:r w:rsidR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정점</w:t>
              </w:r>
              <w:r w:rsidR="009906C2" w:rsidRPr="00097F29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/</w:t>
              </w:r>
              <w:r w:rsidR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간선</w:t>
              </w:r>
              <w:r w:rsidR="009906C2" w:rsidRPr="00097F29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) </w:t>
              </w:r>
              <w:r w:rsidR="009906C2" w:rsidRPr="00097F29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br/>
                <w:t xml:space="preserve">  * </w:t>
              </w:r>
              <w:r w:rsidR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속성명</w:t>
              </w:r>
              <w:r w:rsidR="009906C2" w:rsidRPr="00097F29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br/>
                <w:t xml:space="preserve">  * </w:t>
              </w:r>
              <w:r w:rsidR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데이터 타입</w:t>
              </w:r>
            </w:ins>
            <w:del w:id="314" w:author="오명환" w:date="2021-12-27T10:56:00Z">
              <w:r w:rsidRPr="00097F29" w:rsidDel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(Vertices/Edges)</w:delText>
              </w:r>
              <w:r w:rsidRPr="00097F29" w:rsidDel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br/>
                <w:delText xml:space="preserve">  * Property name</w:delText>
              </w:r>
              <w:r w:rsidRPr="00097F29" w:rsidDel="009906C2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br/>
                <w:delText xml:space="preserve">  * Data type</w:delText>
              </w:r>
            </w:del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3C2E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9F336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22D9D884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모델 변환 시각화로 예상되는 안은 다음과 같다.</w:t>
      </w:r>
    </w:p>
    <w:p w14:paraId="1A53FD19" w14:textId="61F50F55" w:rsidR="009E491F" w:rsidRDefault="0060169A" w:rsidP="009E491F">
      <w:pPr>
        <w:pStyle w:val="a8"/>
        <w:numPr>
          <w:ilvl w:val="1"/>
          <w:numId w:val="40"/>
        </w:numPr>
        <w:ind w:leftChars="0"/>
      </w:pPr>
      <w:ins w:id="315" w:author="오명환" w:date="2021-12-27T11:08:00Z">
        <w:r>
          <w:rPr>
            <w:rFonts w:hint="eastAsia"/>
          </w:rPr>
          <w:t>변환 모델 시각화</w:t>
        </w:r>
      </w:ins>
      <w:ins w:id="316" w:author="오명환" w:date="2021-12-27T11:13:00Z">
        <w:r w:rsidR="00551DBF">
          <w:rPr>
            <w:rFonts w:hint="eastAsia"/>
          </w:rPr>
          <w:t xml:space="preserve"> 중 정점 부분</w:t>
        </w:r>
      </w:ins>
      <w:del w:id="317" w:author="오명환" w:date="2021-12-27T10:56:00Z">
        <w:r w:rsidR="009E491F" w:rsidDel="00827D02">
          <w:rPr>
            <w:rFonts w:hint="eastAsia"/>
          </w:rPr>
          <w:delText>Vertices</w:delText>
        </w:r>
      </w:del>
    </w:p>
    <w:p w14:paraId="232163F4" w14:textId="77777777" w:rsidR="009E491F" w:rsidRDefault="009E491F" w:rsidP="009E491F">
      <w:pPr>
        <w:jc w:val="center"/>
      </w:pPr>
      <w:r w:rsidRPr="00EA53DE">
        <w:rPr>
          <w:noProof/>
        </w:rPr>
        <w:drawing>
          <wp:inline distT="0" distB="0" distL="0" distR="0" wp14:anchorId="7404B667" wp14:editId="73D67D5C">
            <wp:extent cx="4829175" cy="2314575"/>
            <wp:effectExtent l="19050" t="0" r="9525" b="0"/>
            <wp:docPr id="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F9B9BB8-44D7-44FD-95C2-8E6B7B62DD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6F9B9BB8-44D7-44FD-95C2-8E6B7B62DD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972" cy="231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4023" w14:textId="103A8810" w:rsidR="009E491F" w:rsidRDefault="009E491F" w:rsidP="009E491F">
      <w:pPr>
        <w:jc w:val="center"/>
      </w:pPr>
      <w:r>
        <w:rPr>
          <w:rFonts w:hint="eastAsia"/>
        </w:rPr>
        <w:t xml:space="preserve">[그림 4-1-1-3] </w:t>
      </w:r>
      <w:ins w:id="318" w:author="오명환" w:date="2021-12-27T11:08:00Z">
        <w:r w:rsidR="0060169A">
          <w:rPr>
            <w:rFonts w:hint="eastAsia"/>
          </w:rPr>
          <w:t xml:space="preserve">변환 모델 </w:t>
        </w:r>
      </w:ins>
      <w:ins w:id="319" w:author="오명환" w:date="2021-12-27T11:09:00Z">
        <w:r w:rsidR="0060169A">
          <w:rPr>
            <w:rFonts w:hint="eastAsia"/>
          </w:rPr>
          <w:t>시각화</w:t>
        </w:r>
      </w:ins>
      <w:ins w:id="320" w:author="오명환" w:date="2021-12-27T11:14:00Z">
        <w:r w:rsidR="00551DBF">
          <w:rPr>
            <w:rFonts w:hint="eastAsia"/>
          </w:rPr>
          <w:t xml:space="preserve"> 중 정점 부분</w:t>
        </w:r>
      </w:ins>
      <w:del w:id="321" w:author="오명환" w:date="2021-12-27T10:57:00Z">
        <w:r w:rsidDel="00EB04AC">
          <w:rPr>
            <w:rFonts w:hint="eastAsia"/>
          </w:rPr>
          <w:delText>Ver</w:delText>
        </w:r>
      </w:del>
      <w:del w:id="322" w:author="오명환" w:date="2021-12-27T10:56:00Z">
        <w:r w:rsidDel="00EB04AC">
          <w:rPr>
            <w:rFonts w:hint="eastAsia"/>
          </w:rPr>
          <w:delText>tices</w:delText>
        </w:r>
      </w:del>
    </w:p>
    <w:p w14:paraId="651D56E7" w14:textId="09F9C5C5" w:rsidR="009E491F" w:rsidRDefault="0060169A" w:rsidP="009E491F">
      <w:pPr>
        <w:pStyle w:val="a8"/>
        <w:numPr>
          <w:ilvl w:val="1"/>
          <w:numId w:val="40"/>
        </w:numPr>
        <w:ind w:leftChars="0"/>
      </w:pPr>
      <w:ins w:id="323" w:author="오명환" w:date="2021-12-27T11:08:00Z">
        <w:r>
          <w:rPr>
            <w:rFonts w:hint="eastAsia"/>
          </w:rPr>
          <w:t>변환</w:t>
        </w:r>
      </w:ins>
      <w:ins w:id="324" w:author="오명환" w:date="2021-12-27T11:09:00Z">
        <w:r>
          <w:rPr>
            <w:rFonts w:hint="eastAsia"/>
          </w:rPr>
          <w:t xml:space="preserve"> 모델</w:t>
        </w:r>
      </w:ins>
      <w:ins w:id="325" w:author="오명환" w:date="2021-12-27T11:08:00Z">
        <w:r>
          <w:rPr>
            <w:rFonts w:hint="eastAsia"/>
          </w:rPr>
          <w:t xml:space="preserve"> 시각화</w:t>
        </w:r>
      </w:ins>
      <w:ins w:id="326" w:author="오명환" w:date="2021-12-27T11:13:00Z">
        <w:r w:rsidR="00551DBF">
          <w:rPr>
            <w:rFonts w:hint="eastAsia"/>
          </w:rPr>
          <w:t xml:space="preserve"> 중 간선 부분</w:t>
        </w:r>
      </w:ins>
      <w:del w:id="327" w:author="오명환" w:date="2021-12-27T10:56:00Z">
        <w:r w:rsidR="009E491F" w:rsidDel="00EB04AC">
          <w:rPr>
            <w:rFonts w:hint="eastAsia"/>
          </w:rPr>
          <w:delText>Edges</w:delText>
        </w:r>
      </w:del>
    </w:p>
    <w:p w14:paraId="319BD41B" w14:textId="77777777" w:rsidR="009E491F" w:rsidRDefault="009E491F" w:rsidP="009E491F">
      <w:pPr>
        <w:jc w:val="center"/>
      </w:pPr>
      <w:r w:rsidRPr="00EA53DE">
        <w:rPr>
          <w:noProof/>
        </w:rPr>
        <w:lastRenderedPageBreak/>
        <w:drawing>
          <wp:inline distT="0" distB="0" distL="0" distR="0" wp14:anchorId="06941AA7" wp14:editId="7ACF1F41">
            <wp:extent cx="4829175" cy="2286000"/>
            <wp:effectExtent l="19050" t="0" r="9525" b="0"/>
            <wp:docPr id="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8F4CA71-BED4-4338-91F3-01ED6ED111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68F4CA71-BED4-4338-91F3-01ED6ED111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371" cy="22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D0C6" w14:textId="57BA081D" w:rsidR="009E491F" w:rsidRPr="00223FC6" w:rsidRDefault="009E491F" w:rsidP="009E491F">
      <w:pPr>
        <w:jc w:val="center"/>
      </w:pPr>
      <w:r w:rsidRPr="00223FC6">
        <w:rPr>
          <w:rFonts w:hint="eastAsia"/>
        </w:rPr>
        <w:t xml:space="preserve">[그림 4-1-1-3] </w:t>
      </w:r>
      <w:ins w:id="328" w:author="오명환" w:date="2021-12-27T11:09:00Z">
        <w:r w:rsidR="0060169A">
          <w:rPr>
            <w:rFonts w:hint="eastAsia"/>
          </w:rPr>
          <w:t>변환 모델 시각화</w:t>
        </w:r>
      </w:ins>
      <w:ins w:id="329" w:author="오명환" w:date="2021-12-27T11:14:00Z">
        <w:r w:rsidR="00551DBF">
          <w:rPr>
            <w:rFonts w:hint="eastAsia"/>
          </w:rPr>
          <w:t xml:space="preserve"> 중 간선 부분</w:t>
        </w:r>
      </w:ins>
      <w:del w:id="330" w:author="오명환" w:date="2021-12-27T10:57:00Z">
        <w:r w:rsidRPr="00223FC6" w:rsidDel="00EB04AC">
          <w:rPr>
            <w:rFonts w:hint="eastAsia"/>
          </w:rPr>
          <w:delText>Edges</w:delText>
        </w:r>
      </w:del>
    </w:p>
    <w:p w14:paraId="196A01EA" w14:textId="77777777" w:rsidR="009E491F" w:rsidRPr="00097F29" w:rsidRDefault="009E491F" w:rsidP="009E491F"/>
    <w:p w14:paraId="12D83A83" w14:textId="0722A7C0" w:rsidR="009E491F" w:rsidRDefault="009E491F" w:rsidP="009E491F">
      <w:pPr>
        <w:pStyle w:val="3"/>
        <w:ind w:leftChars="0" w:left="188" w:right="207" w:firstLineChars="295" w:firstLine="610"/>
      </w:pPr>
      <w:bookmarkStart w:id="331" w:name="_Toc90300320"/>
      <w:bookmarkStart w:id="332" w:name="_Toc91080277"/>
      <w:r>
        <w:rPr>
          <w:rFonts w:hint="eastAsia"/>
        </w:rPr>
        <w:t>4</w:t>
      </w:r>
      <w:r>
        <w:t xml:space="preserve">-1-1-4. </w:t>
      </w:r>
      <w:ins w:id="333" w:author="오명환" w:date="2021-12-27T10:57:00Z">
        <w:r w:rsidR="003A321F">
          <w:rPr>
            <w:rFonts w:hint="eastAsia"/>
          </w:rPr>
          <w:t xml:space="preserve">정점 </w:t>
        </w:r>
      </w:ins>
      <w:del w:id="334" w:author="오명환" w:date="2021-12-27T10:57:00Z">
        <w:r w:rsidDel="003A321F">
          <w:delText xml:space="preserve">Vertex </w:delText>
        </w:r>
      </w:del>
      <w:r>
        <w:t>속성 설정</w:t>
      </w:r>
      <w:bookmarkEnd w:id="331"/>
      <w:bookmarkEnd w:id="332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7F29" w14:paraId="3BC30F4B" w14:textId="77777777" w:rsidTr="00A758EB">
        <w:trPr>
          <w:trHeight w:val="33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C497887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9A18AB6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55366BF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B998654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5FD95B0E" w14:textId="77777777" w:rsidTr="00A758EB">
        <w:trPr>
          <w:trHeight w:val="758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E94BA" w14:textId="2FA60B17" w:rsidR="009E491F" w:rsidRPr="00097F29" w:rsidRDefault="00EB04AC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335" w:author="오명환" w:date="2021-12-27T10:57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정점</w:t>
              </w:r>
            </w:ins>
            <w:del w:id="336" w:author="오명환" w:date="2021-12-27T10:57:00Z">
              <w:r w:rsidR="009E491F" w:rsidRPr="00097F29" w:rsidDel="00EB04A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Vertex</w:delText>
              </w:r>
            </w:del>
            <w:r w:rsidR="009E491F"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속성 설정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C6D4D" w14:textId="4720EB58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TO-BE 데이터 속성 변경 기능 (</w:t>
            </w:r>
            <w:ins w:id="337" w:author="오명환" w:date="2021-12-27T10:57:00Z">
              <w:r w:rsidR="00EB04A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정점</w:t>
              </w:r>
            </w:ins>
            <w:del w:id="338" w:author="오명환" w:date="2021-12-27T10:57:00Z">
              <w:r w:rsidRPr="00097F29" w:rsidDel="00EB04A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Vertices</w:delText>
              </w:r>
            </w:del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F2A0" w14:textId="36C00C4D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del w:id="339" w:author="오명환" w:date="2021-12-27T10:57:00Z">
              <w:r w:rsidRPr="00097F29" w:rsidDel="00EB04A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Property name</w:delText>
              </w:r>
            </w:del>
            <w:ins w:id="340" w:author="오명환" w:date="2021-12-27T10:57:00Z">
              <w:r w:rsidR="00EB04A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속성명</w:t>
              </w:r>
            </w:ins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D9AD3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61323CED" w14:textId="77777777" w:rsidTr="00A758EB">
        <w:trPr>
          <w:trHeight w:val="757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71016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0FA54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0364B" w14:textId="547BDA68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del w:id="341" w:author="오명환" w:date="2021-12-27T10:57:00Z">
              <w:r w:rsidRPr="00097F29" w:rsidDel="00EB04A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Data type</w:delText>
              </w:r>
            </w:del>
            <w:ins w:id="342" w:author="오명환" w:date="2021-12-27T10:57:00Z">
              <w:r w:rsidR="00EB04A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데이터 타입</w:t>
              </w:r>
            </w:ins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FA38D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5F582EBB" w14:textId="0460B499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 xml:space="preserve">[그림 4-1-1-3] </w:t>
      </w:r>
      <w:ins w:id="343" w:author="오명환" w:date="2021-12-27T11:09:00Z">
        <w:r w:rsidR="0060169A">
          <w:rPr>
            <w:rFonts w:hint="eastAsia"/>
          </w:rPr>
          <w:t>변환 모델 시각화</w:t>
        </w:r>
      </w:ins>
      <w:del w:id="344" w:author="오명환" w:date="2021-12-27T10:57:00Z">
        <w:r w:rsidDel="003A321F">
          <w:rPr>
            <w:rFonts w:hint="eastAsia"/>
          </w:rPr>
          <w:delText>Vertices</w:delText>
        </w:r>
      </w:del>
      <w:r>
        <w:rPr>
          <w:rFonts w:hint="eastAsia"/>
        </w:rPr>
        <w:t xml:space="preserve"> 참조</w:t>
      </w:r>
    </w:p>
    <w:p w14:paraId="5505A595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 xml:space="preserve">TO-BE 데이터 속성 변경 </w:t>
      </w:r>
    </w:p>
    <w:p w14:paraId="54AE2350" w14:textId="77777777" w:rsidR="009E491F" w:rsidRPr="00097F29" w:rsidRDefault="009E491F" w:rsidP="009E491F"/>
    <w:p w14:paraId="378D9A44" w14:textId="6C89A421" w:rsidR="009E491F" w:rsidRDefault="009E491F" w:rsidP="009E491F">
      <w:pPr>
        <w:pStyle w:val="3"/>
        <w:ind w:leftChars="0" w:left="188" w:right="207" w:firstLineChars="295" w:firstLine="610"/>
      </w:pPr>
      <w:bookmarkStart w:id="345" w:name="_Toc90300321"/>
      <w:bookmarkStart w:id="346" w:name="_Toc91080278"/>
      <w:r>
        <w:rPr>
          <w:rFonts w:hint="eastAsia"/>
        </w:rPr>
        <w:t>4</w:t>
      </w:r>
      <w:r>
        <w:t xml:space="preserve">-1-1-5. </w:t>
      </w:r>
      <w:ins w:id="347" w:author="오명환" w:date="2021-12-27T10:58:00Z">
        <w:r w:rsidR="00BB62AB">
          <w:rPr>
            <w:rFonts w:hint="eastAsia"/>
          </w:rPr>
          <w:t>정점</w:t>
        </w:r>
      </w:ins>
      <w:del w:id="348" w:author="오명환" w:date="2021-12-27T10:58:00Z">
        <w:r w:rsidDel="00BB62AB">
          <w:delText>Vertex</w:delText>
        </w:r>
      </w:del>
      <w:r>
        <w:t xml:space="preserve"> 속성 Skip 설정</w:t>
      </w:r>
      <w:bookmarkEnd w:id="345"/>
      <w:bookmarkEnd w:id="346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7F29" w14:paraId="038BF75F" w14:textId="77777777" w:rsidTr="00A758EB">
        <w:trPr>
          <w:trHeight w:val="33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E63F340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B77C234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C622A91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D07E940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6D2024A8" w14:textId="77777777" w:rsidTr="00A758EB">
        <w:trPr>
          <w:trHeight w:val="3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DB70D" w14:textId="465452C8" w:rsidR="009E491F" w:rsidRPr="00097F29" w:rsidRDefault="00BB62AB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349" w:author="오명환" w:date="2021-12-27T10:58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정점</w:t>
              </w:r>
            </w:ins>
            <w:del w:id="350" w:author="오명환" w:date="2021-12-27T10:58:00Z">
              <w:r w:rsidR="009E491F" w:rsidRPr="00097F29" w:rsidDel="00BB62AB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Vertex</w:delText>
              </w:r>
            </w:del>
            <w:r w:rsidR="009E491F"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속성 Skip 설정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448C2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TO-BE 데이터 타입 표현 기능에서 Skip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82EEA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CAB30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052B212B" w14:textId="712C14A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 xml:space="preserve">[그림 4-1-1-3] </w:t>
      </w:r>
      <w:ins w:id="351" w:author="오명환" w:date="2021-12-27T11:09:00Z">
        <w:r w:rsidR="0060169A">
          <w:rPr>
            <w:rFonts w:hint="eastAsia"/>
          </w:rPr>
          <w:t>변환 모델 시각화</w:t>
        </w:r>
      </w:ins>
      <w:del w:id="352" w:author="오명환" w:date="2021-12-27T10:58:00Z">
        <w:r w:rsidDel="00BB62AB">
          <w:rPr>
            <w:rFonts w:hint="eastAsia"/>
          </w:rPr>
          <w:delText>Vertices</w:delText>
        </w:r>
      </w:del>
      <w:r>
        <w:rPr>
          <w:rFonts w:hint="eastAsia"/>
        </w:rPr>
        <w:t xml:space="preserve"> 참조</w:t>
      </w:r>
    </w:p>
    <w:p w14:paraId="62A423E5" w14:textId="1769FEB7" w:rsidR="009E491F" w:rsidDel="007A3D96" w:rsidRDefault="009E491F" w:rsidP="009E491F">
      <w:pPr>
        <w:pStyle w:val="a8"/>
        <w:numPr>
          <w:ilvl w:val="0"/>
          <w:numId w:val="40"/>
        </w:numPr>
        <w:ind w:leftChars="0"/>
        <w:rPr>
          <w:del w:id="353" w:author="오명환" w:date="2021-12-27T10:59:00Z"/>
        </w:rPr>
      </w:pPr>
      <w:r>
        <w:rPr>
          <w:rFonts w:hint="eastAsia"/>
        </w:rPr>
        <w:t xml:space="preserve">사용자가 이관을 원하지 않을 경우, Skip 버튼을 사용하여 해당 </w:t>
      </w:r>
      <w:ins w:id="354" w:author="오명환" w:date="2021-12-27T10:58:00Z">
        <w:r w:rsidR="00BB62AB">
          <w:rPr>
            <w:rFonts w:hint="eastAsia"/>
          </w:rPr>
          <w:t>정점</w:t>
        </w:r>
      </w:ins>
      <w:ins w:id="355" w:author="오명환" w:date="2021-12-27T11:10:00Z">
        <w:r w:rsidR="00AB7019">
          <w:rPr>
            <w:rFonts w:hint="eastAsia"/>
          </w:rPr>
          <w:t xml:space="preserve"> 이관을</w:t>
        </w:r>
      </w:ins>
      <w:ins w:id="356" w:author="오명환" w:date="2021-12-27T10:59:00Z">
        <w:r w:rsidR="007A3D96">
          <w:rPr>
            <w:rFonts w:hint="eastAsia"/>
          </w:rPr>
          <w:t xml:space="preserve"> </w:t>
        </w:r>
      </w:ins>
      <w:commentRangeStart w:id="357"/>
      <w:del w:id="358" w:author="오명환" w:date="2021-12-27T10:58:00Z">
        <w:r w:rsidDel="00BB62AB">
          <w:rPr>
            <w:rFonts w:hint="eastAsia"/>
          </w:rPr>
          <w:delText>Vertex</w:delText>
        </w:r>
      </w:del>
      <w:del w:id="359" w:author="오명환" w:date="2021-12-27T10:59:00Z">
        <w:r w:rsidDel="00BB62AB">
          <w:rPr>
            <w:rFonts w:hint="eastAsia"/>
          </w:rPr>
          <w:delText xml:space="preserve"> </w:delText>
        </w:r>
      </w:del>
      <w:del w:id="360" w:author="오명환" w:date="2021-12-27T10:58:00Z">
        <w:r w:rsidDel="00BB62AB">
          <w:rPr>
            <w:rFonts w:hint="eastAsia"/>
          </w:rPr>
          <w:delText>를</w:delText>
        </w:r>
      </w:del>
      <w:commentRangeEnd w:id="357"/>
      <w:r w:rsidR="00D62E5C">
        <w:rPr>
          <w:rStyle w:val="af8"/>
        </w:rPr>
        <w:commentReference w:id="357"/>
      </w:r>
      <w:del w:id="361" w:author="오명환" w:date="2021-12-27T11:10:00Z">
        <w:r w:rsidDel="00AB7019">
          <w:rPr>
            <w:rFonts w:hint="eastAsia"/>
          </w:rPr>
          <w:delText xml:space="preserve"> </w:delText>
        </w:r>
      </w:del>
      <w:r>
        <w:rPr>
          <w:rFonts w:hint="eastAsia"/>
        </w:rPr>
        <w:t>Skip 할 수 있다.</w:t>
      </w:r>
    </w:p>
    <w:p w14:paraId="4E01E7A6" w14:textId="77777777" w:rsidR="009E491F" w:rsidRPr="006D7004" w:rsidRDefault="009E491F">
      <w:pPr>
        <w:pStyle w:val="a8"/>
        <w:numPr>
          <w:ilvl w:val="0"/>
          <w:numId w:val="40"/>
        </w:numPr>
        <w:ind w:leftChars="0"/>
        <w:pPrChange w:id="362" w:author="오명환" w:date="2021-12-27T10:59:00Z">
          <w:pPr/>
        </w:pPrChange>
      </w:pPr>
    </w:p>
    <w:p w14:paraId="3A20B4E1" w14:textId="10E97416" w:rsidR="009E491F" w:rsidRDefault="009E491F" w:rsidP="009E491F">
      <w:pPr>
        <w:pStyle w:val="3"/>
        <w:ind w:leftChars="0" w:left="188" w:right="207" w:firstLineChars="295" w:firstLine="610"/>
      </w:pPr>
      <w:bookmarkStart w:id="363" w:name="_Toc90300322"/>
      <w:bookmarkStart w:id="364" w:name="_Toc91080279"/>
      <w:r>
        <w:rPr>
          <w:rFonts w:hint="eastAsia"/>
        </w:rPr>
        <w:t>4</w:t>
      </w:r>
      <w:r>
        <w:t xml:space="preserve">-1-1-6. </w:t>
      </w:r>
      <w:ins w:id="365" w:author="오명환" w:date="2021-12-27T10:59:00Z">
        <w:r w:rsidR="008E33E8">
          <w:rPr>
            <w:rFonts w:hint="eastAsia"/>
          </w:rPr>
          <w:t>간선</w:t>
        </w:r>
      </w:ins>
      <w:del w:id="366" w:author="오명환" w:date="2021-12-27T10:59:00Z">
        <w:r w:rsidDel="008E33E8">
          <w:delText>Edge</w:delText>
        </w:r>
      </w:del>
      <w:r>
        <w:t xml:space="preserve"> 속성 설정</w:t>
      </w:r>
      <w:bookmarkEnd w:id="363"/>
      <w:bookmarkEnd w:id="364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7F29" w14:paraId="2EEAA65B" w14:textId="77777777" w:rsidTr="00A758EB">
        <w:trPr>
          <w:trHeight w:val="33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3C7F2F5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8C064F6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7EE27E8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67DB08B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5009A9C3" w14:textId="77777777" w:rsidTr="00A758EB">
        <w:trPr>
          <w:trHeight w:val="99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CAD13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Edge 속성 설정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89EB3" w14:textId="6789F56F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TO-BE 데이터 속성 변경 기능 (</w:t>
            </w:r>
            <w:ins w:id="367" w:author="오명환" w:date="2021-12-27T11:10:00Z">
              <w:r w:rsidR="00AB7019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간선</w:t>
              </w:r>
            </w:ins>
            <w:del w:id="368" w:author="오명환" w:date="2021-12-27T11:10:00Z">
              <w:r w:rsidRPr="00097F29" w:rsidDel="00AB7019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Edges</w:delText>
              </w:r>
            </w:del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D08F9" w14:textId="0E364495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del w:id="369" w:author="오명환" w:date="2021-12-27T11:10:00Z">
              <w:r w:rsidRPr="00097F29" w:rsidDel="00AB7019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Property name</w:delText>
              </w:r>
            </w:del>
            <w:ins w:id="370" w:author="오명환" w:date="2021-12-27T11:10:00Z">
              <w:r w:rsidR="00AB7019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속성명</w:t>
              </w:r>
            </w:ins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E3165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3F7C9795" w14:textId="77777777" w:rsidTr="00A758EB">
        <w:trPr>
          <w:trHeight w:val="99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26EEA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25CF04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839549" w14:textId="03D7FC92" w:rsidR="009E491F" w:rsidRPr="00097F29" w:rsidRDefault="00AB7019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371" w:author="오명환" w:date="2021-12-27T11:10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데이터 타입</w:t>
              </w:r>
            </w:ins>
            <w:del w:id="372" w:author="오명환" w:date="2021-12-27T11:10:00Z">
              <w:r w:rsidR="009E491F" w:rsidRPr="00097F29" w:rsidDel="00AB7019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Data type</w:delText>
              </w:r>
            </w:del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02DA47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29CFF50A" w14:textId="6A4F801C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lastRenderedPageBreak/>
        <w:t xml:space="preserve">[그림 4-1-1-3] </w:t>
      </w:r>
      <w:ins w:id="373" w:author="오명환" w:date="2021-12-27T11:10:00Z">
        <w:r w:rsidR="00AB7019">
          <w:rPr>
            <w:rFonts w:hint="eastAsia"/>
          </w:rPr>
          <w:t xml:space="preserve">변환 모델 시각화 </w:t>
        </w:r>
      </w:ins>
      <w:del w:id="374" w:author="오명환" w:date="2021-12-27T11:10:00Z">
        <w:r w:rsidDel="00AB7019">
          <w:rPr>
            <w:rFonts w:hint="eastAsia"/>
          </w:rPr>
          <w:delText>Edges</w:delText>
        </w:r>
      </w:del>
      <w:r>
        <w:rPr>
          <w:rFonts w:hint="eastAsia"/>
        </w:rPr>
        <w:t>참조</w:t>
      </w:r>
    </w:p>
    <w:p w14:paraId="29F8462B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TO-BE 데이터 속성 변경할 수 있도록 한다.</w:t>
      </w:r>
    </w:p>
    <w:p w14:paraId="34A8A8AD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TurboGraph++ 에서 지원되는 데이터 타입으로 변경 가능하며 예상되는 데이터 타입은 다음과 같다. (TurboGraph++에 맞게 변경 예정)</w:t>
      </w:r>
    </w:p>
    <w:p w14:paraId="455BD282" w14:textId="77777777" w:rsidR="009E491F" w:rsidRDefault="009E491F" w:rsidP="009E491F">
      <w:pPr>
        <w:pStyle w:val="a8"/>
        <w:numPr>
          <w:ilvl w:val="1"/>
          <w:numId w:val="40"/>
        </w:numPr>
        <w:ind w:leftChars="0"/>
      </w:pPr>
      <w:r>
        <w:rPr>
          <w:rFonts w:hint="eastAsia"/>
        </w:rPr>
        <w:t>Number</w:t>
      </w:r>
    </w:p>
    <w:p w14:paraId="6EA7A103" w14:textId="77777777" w:rsidR="009E491F" w:rsidRDefault="009E491F" w:rsidP="009E491F">
      <w:pPr>
        <w:pStyle w:val="a8"/>
        <w:numPr>
          <w:ilvl w:val="1"/>
          <w:numId w:val="40"/>
        </w:numPr>
        <w:ind w:leftChars="0"/>
      </w:pPr>
      <w:r>
        <w:rPr>
          <w:rFonts w:hint="eastAsia"/>
        </w:rPr>
        <w:t>String</w:t>
      </w:r>
    </w:p>
    <w:p w14:paraId="2FD8DD7D" w14:textId="77777777" w:rsidR="009E491F" w:rsidRDefault="009E491F" w:rsidP="009E491F">
      <w:pPr>
        <w:pStyle w:val="a8"/>
        <w:numPr>
          <w:ilvl w:val="1"/>
          <w:numId w:val="40"/>
        </w:numPr>
        <w:ind w:leftChars="0"/>
      </w:pPr>
      <w:r>
        <w:rPr>
          <w:rFonts w:hint="eastAsia"/>
        </w:rPr>
        <w:t>Boolean</w:t>
      </w:r>
    </w:p>
    <w:p w14:paraId="2DB5BF61" w14:textId="77777777" w:rsidR="009E491F" w:rsidRDefault="009E491F" w:rsidP="009E491F">
      <w:pPr>
        <w:pStyle w:val="a8"/>
        <w:numPr>
          <w:ilvl w:val="1"/>
          <w:numId w:val="40"/>
        </w:numPr>
        <w:ind w:leftChars="0"/>
      </w:pPr>
      <w:r>
        <w:rPr>
          <w:rFonts w:hint="eastAsia"/>
        </w:rPr>
        <w:t>Date</w:t>
      </w:r>
    </w:p>
    <w:p w14:paraId="307BC435" w14:textId="77777777" w:rsidR="009E491F" w:rsidRPr="00097F29" w:rsidRDefault="009E491F" w:rsidP="009E491F"/>
    <w:p w14:paraId="1722E22C" w14:textId="77777777" w:rsidR="009E491F" w:rsidRDefault="009E491F" w:rsidP="009E491F">
      <w:pPr>
        <w:pStyle w:val="3"/>
        <w:ind w:leftChars="0" w:left="188" w:right="207" w:firstLineChars="295" w:firstLine="610"/>
      </w:pPr>
      <w:bookmarkStart w:id="375" w:name="_Toc90300323"/>
      <w:bookmarkStart w:id="376" w:name="_Toc91080280"/>
      <w:r>
        <w:rPr>
          <w:rFonts w:hint="eastAsia"/>
        </w:rPr>
        <w:t>4</w:t>
      </w:r>
      <w:r>
        <w:t>-1-1-7. Edge 속성 Skip 설정</w:t>
      </w:r>
      <w:bookmarkEnd w:id="375"/>
      <w:bookmarkEnd w:id="376"/>
    </w:p>
    <w:tbl>
      <w:tblPr>
        <w:tblW w:w="0" w:type="auto"/>
        <w:tblInd w:w="84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0"/>
        <w:gridCol w:w="2276"/>
        <w:gridCol w:w="2268"/>
        <w:gridCol w:w="2410"/>
      </w:tblGrid>
      <w:tr w:rsidR="009E491F" w:rsidRPr="00097F29" w14:paraId="4C36DC56" w14:textId="77777777" w:rsidTr="00A758EB">
        <w:trPr>
          <w:trHeight w:val="330"/>
        </w:trPr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04B7F50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B5FE4EC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8DE08CE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9047CDC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71825317" w14:textId="77777777" w:rsidTr="00A758EB">
        <w:trPr>
          <w:trHeight w:val="330"/>
        </w:trPr>
        <w:tc>
          <w:tcPr>
            <w:tcW w:w="1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FB5F7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Edge 속성 Skip 설정 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4C60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TO-BE 데이터 타입 표현 기능에서 Skip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EF4B4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E93A0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2FBA7DC3" w14:textId="7CAEC870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 xml:space="preserve">[그림 4-1-1-3] </w:t>
      </w:r>
      <w:ins w:id="377" w:author="오명환" w:date="2021-12-27T11:11:00Z">
        <w:r w:rsidR="00DE6DE1">
          <w:rPr>
            <w:rFonts w:hint="eastAsia"/>
          </w:rPr>
          <w:t xml:space="preserve">변환 모델 시각화 </w:t>
        </w:r>
      </w:ins>
      <w:del w:id="378" w:author="오명환" w:date="2021-12-27T11:11:00Z">
        <w:r w:rsidDel="00DE6DE1">
          <w:rPr>
            <w:rFonts w:hint="eastAsia"/>
          </w:rPr>
          <w:delText>Edges</w:delText>
        </w:r>
      </w:del>
      <w:r>
        <w:rPr>
          <w:rFonts w:hint="eastAsia"/>
        </w:rPr>
        <w:t>참조</w:t>
      </w:r>
    </w:p>
    <w:p w14:paraId="2077649A" w14:textId="0623B0B5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 xml:space="preserve">사용자가 이관을 원하지 않을 경우, Skip 버튼을 사용하여 해당 </w:t>
      </w:r>
      <w:ins w:id="379" w:author="오명환" w:date="2021-12-27T11:11:00Z">
        <w:r w:rsidR="00DE6DE1">
          <w:rPr>
            <w:rFonts w:hint="eastAsia"/>
          </w:rPr>
          <w:t>간선 이관</w:t>
        </w:r>
      </w:ins>
      <w:del w:id="380" w:author="오명환" w:date="2021-12-27T11:11:00Z">
        <w:r w:rsidDel="00DE6DE1">
          <w:rPr>
            <w:rFonts w:hint="eastAsia"/>
          </w:rPr>
          <w:delText xml:space="preserve">Edge </w:delText>
        </w:r>
      </w:del>
      <w:ins w:id="381" w:author="오명환" w:date="2021-12-27T11:11:00Z">
        <w:r w:rsidR="00DE6DE1">
          <w:rPr>
            <w:rFonts w:hint="eastAsia"/>
          </w:rPr>
          <w:t>을</w:t>
        </w:r>
      </w:ins>
      <w:del w:id="382" w:author="오명환" w:date="2021-12-27T11:11:00Z">
        <w:r w:rsidDel="00DE6DE1">
          <w:rPr>
            <w:rFonts w:hint="eastAsia"/>
          </w:rPr>
          <w:delText>를</w:delText>
        </w:r>
      </w:del>
      <w:r>
        <w:rPr>
          <w:rFonts w:hint="eastAsia"/>
        </w:rPr>
        <w:t xml:space="preserve"> Skip 할 수 있다.</w:t>
      </w:r>
    </w:p>
    <w:p w14:paraId="1F5B3BB8" w14:textId="77777777" w:rsidR="009E491F" w:rsidRPr="00E96E1F" w:rsidRDefault="009E491F" w:rsidP="009E491F"/>
    <w:p w14:paraId="0A0EB82C" w14:textId="77777777" w:rsidR="009E491F" w:rsidRDefault="009E491F" w:rsidP="009E491F">
      <w:pPr>
        <w:pStyle w:val="3"/>
        <w:ind w:leftChars="0" w:left="188" w:right="207" w:firstLineChars="295" w:firstLine="610"/>
      </w:pPr>
      <w:bookmarkStart w:id="383" w:name="_Toc90300324"/>
      <w:bookmarkStart w:id="384" w:name="_Toc91080281"/>
      <w:r>
        <w:rPr>
          <w:rFonts w:hint="eastAsia"/>
        </w:rPr>
        <w:t>4</w:t>
      </w:r>
      <w:r>
        <w:t>-1-1-8. Edge 연결 변경 설정</w:t>
      </w:r>
      <w:bookmarkEnd w:id="383"/>
      <w:bookmarkEnd w:id="384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7F29" w14:paraId="37526241" w14:textId="77777777" w:rsidTr="00A758EB">
        <w:trPr>
          <w:trHeight w:val="33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1BC178B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7E02C1A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E08BDFB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06D2C89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446DCC84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03353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Edge 연결 변경 설정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DDD95" w14:textId="261C3B7C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del w:id="385" w:author="오명환" w:date="2021-12-27T11:11:00Z">
              <w:r w:rsidRPr="00097F29" w:rsidDel="00551DBF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Add Edge </w:delText>
              </w:r>
            </w:del>
            <w:ins w:id="386" w:author="오명환" w:date="2021-12-27T11:11:00Z">
              <w:r w:rsidR="00551DBF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간선 추가 </w:t>
              </w:r>
            </w:ins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기능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A5C4C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Context menu 제공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387C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1E65FF21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34BC642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1B7CE" w14:textId="670520CC" w:rsidR="009E491F" w:rsidRPr="00097F29" w:rsidRDefault="00551DB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387" w:author="오명환" w:date="2021-12-27T11:12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시작 간선</w:t>
              </w:r>
            </w:ins>
            <w:del w:id="388" w:author="오명환" w:date="2021-12-27T11:12:00Z">
              <w:r w:rsidR="009E491F" w:rsidRPr="00097F29" w:rsidDel="00551DBF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Start node</w:delText>
              </w:r>
            </w:del>
            <w:r w:rsidR="009E491F"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변경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52DE8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EEF7A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09CBAA65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9F9465E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D5285" w14:textId="6716EEB6" w:rsidR="009E491F" w:rsidRPr="00097F29" w:rsidRDefault="00551DB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389" w:author="오명환" w:date="2021-12-27T11:12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종료 간선</w:t>
              </w:r>
            </w:ins>
            <w:del w:id="390" w:author="오명환" w:date="2021-12-27T11:12:00Z">
              <w:r w:rsidR="009E491F" w:rsidRPr="00097F29" w:rsidDel="00551DBF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End node</w:delText>
              </w:r>
            </w:del>
            <w:r w:rsidR="009E491F"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변경 기능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3B85E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4D852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5447A192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487AE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617BE" w14:textId="1AA56F18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FK없는 경우 </w:t>
            </w:r>
            <w:ins w:id="391" w:author="오명환" w:date="2021-12-27T11:12:00Z">
              <w:r w:rsidR="00551DBF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간선</w:t>
              </w:r>
            </w:ins>
            <w:del w:id="392" w:author="오명환" w:date="2021-12-27T11:12:00Z">
              <w:r w:rsidRPr="00097F29" w:rsidDel="00551DBF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Edge</w:delText>
              </w:r>
            </w:del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추천 기능 (우선순위 3)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9C5B0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1DFE9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5B0E3328" w14:textId="4EFFD4DD" w:rsidR="009E491F" w:rsidRDefault="00551DBF" w:rsidP="009E491F">
      <w:pPr>
        <w:pStyle w:val="a8"/>
        <w:numPr>
          <w:ilvl w:val="0"/>
          <w:numId w:val="47"/>
        </w:numPr>
        <w:ind w:leftChars="0"/>
      </w:pPr>
      <w:ins w:id="393" w:author="오명환" w:date="2021-12-27T11:12:00Z">
        <w:r>
          <w:rPr>
            <w:rFonts w:hint="eastAsia"/>
          </w:rPr>
          <w:t>간선 추가</w:t>
        </w:r>
      </w:ins>
      <w:del w:id="394" w:author="오명환" w:date="2021-12-27T11:12:00Z">
        <w:r w:rsidR="009E491F" w:rsidDel="00551DBF">
          <w:rPr>
            <w:rFonts w:hint="eastAsia"/>
          </w:rPr>
          <w:delText>Add edge</w:delText>
        </w:r>
      </w:del>
      <w:r w:rsidR="009E491F">
        <w:rPr>
          <w:rFonts w:hint="eastAsia"/>
        </w:rPr>
        <w:t xml:space="preserve"> 기능 : 검토 필요, 새로운 Rule 추가하는 것이라 이관 시 테이블 간의 관계를 정립하는 부분 추가가 필요.</w:t>
      </w:r>
    </w:p>
    <w:p w14:paraId="4ACD7805" w14:textId="73678841" w:rsidR="009E491F" w:rsidRDefault="009E491F" w:rsidP="009E491F">
      <w:pPr>
        <w:pStyle w:val="a8"/>
        <w:numPr>
          <w:ilvl w:val="1"/>
          <w:numId w:val="47"/>
        </w:numPr>
        <w:ind w:leftChars="0"/>
      </w:pPr>
      <w:r>
        <w:rPr>
          <w:rFonts w:hint="eastAsia"/>
        </w:rPr>
        <w:t xml:space="preserve">해당 기능은 </w:t>
      </w:r>
      <w:del w:id="395" w:author="오명환" w:date="2021-12-27T11:12:00Z">
        <w:r w:rsidDel="00551DBF">
          <w:rPr>
            <w:rFonts w:hint="eastAsia"/>
          </w:rPr>
          <w:delText>Property graph view</w:delText>
        </w:r>
      </w:del>
      <w:ins w:id="396" w:author="오명환" w:date="2021-12-27T11:14:00Z">
        <w:r w:rsidR="00551DBF">
          <w:rPr>
            <w:rFonts w:hint="eastAsia"/>
          </w:rPr>
          <w:t>변</w:t>
        </w:r>
      </w:ins>
      <w:ins w:id="397" w:author="오명환" w:date="2021-12-27T11:12:00Z">
        <w:r w:rsidR="00551DBF">
          <w:rPr>
            <w:rFonts w:hint="eastAsia"/>
          </w:rPr>
          <w:t>환 모델 시각화</w:t>
        </w:r>
      </w:ins>
      <w:r>
        <w:rPr>
          <w:rFonts w:hint="eastAsia"/>
        </w:rPr>
        <w:t>에서 Context menu를 통해 제공한다.</w:t>
      </w:r>
    </w:p>
    <w:p w14:paraId="478246A3" w14:textId="15CDD9B6" w:rsidR="009E491F" w:rsidRDefault="009E491F" w:rsidP="009E491F">
      <w:pPr>
        <w:pStyle w:val="a8"/>
        <w:numPr>
          <w:ilvl w:val="0"/>
          <w:numId w:val="47"/>
        </w:numPr>
        <w:ind w:leftChars="0"/>
      </w:pPr>
      <w:del w:id="398" w:author="오명환" w:date="2021-12-27T11:13:00Z">
        <w:r w:rsidDel="00551DBF">
          <w:rPr>
            <w:rFonts w:hint="eastAsia"/>
          </w:rPr>
          <w:delText>Start node</w:delText>
        </w:r>
      </w:del>
      <w:ins w:id="399" w:author="오명환" w:date="2021-12-27T11:13:00Z">
        <w:r w:rsidR="00551DBF">
          <w:rPr>
            <w:rFonts w:hint="eastAsia"/>
          </w:rPr>
          <w:t>시작 간선</w:t>
        </w:r>
      </w:ins>
      <w:r>
        <w:rPr>
          <w:rFonts w:hint="eastAsia"/>
        </w:rPr>
        <w:t xml:space="preserve">, </w:t>
      </w:r>
      <w:ins w:id="400" w:author="오명환" w:date="2021-12-27T11:13:00Z">
        <w:r w:rsidR="00551DBF">
          <w:rPr>
            <w:rFonts w:hint="eastAsia"/>
          </w:rPr>
          <w:t>종료 간선</w:t>
        </w:r>
      </w:ins>
      <w:del w:id="401" w:author="오명환" w:date="2021-12-27T11:13:00Z">
        <w:r w:rsidDel="00551DBF">
          <w:rPr>
            <w:rFonts w:hint="eastAsia"/>
          </w:rPr>
          <w:delText>End node</w:delText>
        </w:r>
      </w:del>
      <w:r>
        <w:rPr>
          <w:rFonts w:hint="eastAsia"/>
        </w:rPr>
        <w:t xml:space="preserve"> 변경은 </w:t>
      </w:r>
      <w:r w:rsidRPr="00223FC6">
        <w:rPr>
          <w:rFonts w:hint="eastAsia"/>
        </w:rPr>
        <w:t xml:space="preserve">[그림 4-1-1-3] </w:t>
      </w:r>
      <w:ins w:id="402" w:author="오명환" w:date="2021-12-27T11:13:00Z">
        <w:r w:rsidR="00551DBF">
          <w:rPr>
            <w:rFonts w:hint="eastAsia"/>
          </w:rPr>
          <w:t>변환 모델 시각화</w:t>
        </w:r>
      </w:ins>
      <w:del w:id="403" w:author="오명환" w:date="2021-12-27T11:13:00Z">
        <w:r w:rsidRPr="00223FC6" w:rsidDel="00551DBF">
          <w:rPr>
            <w:rFonts w:hint="eastAsia"/>
          </w:rPr>
          <w:delText>Edges</w:delText>
        </w:r>
      </w:del>
      <w:r>
        <w:rPr>
          <w:rFonts w:hint="eastAsia"/>
        </w:rPr>
        <w:t xml:space="preserve"> </w:t>
      </w:r>
      <w:r>
        <w:t>를</w:t>
      </w:r>
      <w:r>
        <w:rPr>
          <w:rFonts w:hint="eastAsia"/>
        </w:rPr>
        <w:t xml:space="preserve"> 참조한다.</w:t>
      </w:r>
    </w:p>
    <w:p w14:paraId="6BDCA77D" w14:textId="77777777" w:rsidR="009E491F" w:rsidRDefault="009E491F" w:rsidP="009E491F">
      <w:pPr>
        <w:ind w:left="400"/>
      </w:pPr>
    </w:p>
    <w:p w14:paraId="0B12632B" w14:textId="77777777" w:rsidR="009E491F" w:rsidRDefault="009E491F" w:rsidP="009E491F">
      <w:pPr>
        <w:pStyle w:val="3"/>
        <w:ind w:leftChars="0" w:left="188" w:right="207" w:firstLineChars="100" w:firstLine="207"/>
      </w:pPr>
      <w:bookmarkStart w:id="404" w:name="_Toc90300325"/>
      <w:bookmarkStart w:id="405" w:name="_Toc91080282"/>
      <w:r>
        <w:t>4-1-2. Migration</w:t>
      </w:r>
      <w:bookmarkEnd w:id="404"/>
      <w:bookmarkEnd w:id="405"/>
    </w:p>
    <w:p w14:paraId="5B732CBB" w14:textId="77777777" w:rsidR="009E491F" w:rsidRPr="00E820CD" w:rsidRDefault="009E491F" w:rsidP="009E491F">
      <w:r>
        <w:t>RDBMS</w:t>
      </w:r>
      <w:r>
        <w:rPr>
          <w:rFonts w:hint="eastAsia"/>
        </w:rPr>
        <w:t xml:space="preserve">에서 </w:t>
      </w:r>
      <w:r>
        <w:t>GDBMS</w:t>
      </w:r>
      <w:r>
        <w:rPr>
          <w:rFonts w:hint="eastAsia"/>
        </w:rPr>
        <w:t>로 마이그레이션하는 과정이다.</w:t>
      </w:r>
    </w:p>
    <w:p w14:paraId="6C87E00B" w14:textId="77777777" w:rsidR="009E491F" w:rsidRDefault="009E491F" w:rsidP="009E491F">
      <w:pPr>
        <w:pStyle w:val="3"/>
        <w:ind w:leftChars="0" w:left="188" w:right="207" w:firstLineChars="295" w:firstLine="610"/>
      </w:pPr>
      <w:bookmarkStart w:id="406" w:name="_Toc90300326"/>
      <w:bookmarkStart w:id="407" w:name="_Toc91080283"/>
      <w:r>
        <w:lastRenderedPageBreak/>
        <w:t>4-1-2-1. Export Data</w:t>
      </w:r>
      <w:bookmarkEnd w:id="406"/>
      <w:bookmarkEnd w:id="407"/>
    </w:p>
    <w:p w14:paraId="33AAE53B" w14:textId="7FC06CAA" w:rsidR="009E491F" w:rsidRPr="009D2B8A" w:rsidRDefault="009E491F" w:rsidP="009E491F">
      <w:r>
        <w:t>RDBMS</w:t>
      </w:r>
      <w:r>
        <w:rPr>
          <w:rFonts w:hint="eastAsia"/>
        </w:rPr>
        <w:t xml:space="preserve">에서 </w:t>
      </w:r>
      <w:r>
        <w:t>GDBMS</w:t>
      </w:r>
      <w:r>
        <w:rPr>
          <w:rFonts w:hint="eastAsia"/>
        </w:rPr>
        <w:t xml:space="preserve">로 </w:t>
      </w:r>
      <w:ins w:id="408" w:author="오명환" w:date="2021-12-27T11:15:00Z">
        <w:r w:rsidR="003C3FF8">
          <w:rPr>
            <w:rFonts w:hint="eastAsia"/>
          </w:rPr>
          <w:t>이관</w:t>
        </w:r>
      </w:ins>
      <w:del w:id="409" w:author="오명환" w:date="2021-12-27T11:15:00Z">
        <w:r w:rsidDel="003C3FF8">
          <w:rPr>
            <w:rFonts w:hint="eastAsia"/>
          </w:rPr>
          <w:delText>마이그레이션</w:delText>
        </w:r>
      </w:del>
      <w:r>
        <w:rPr>
          <w:rFonts w:hint="eastAsia"/>
        </w:rPr>
        <w:t xml:space="preserve">하기 위해 RDB </w:t>
      </w:r>
      <w:ins w:id="410" w:author="오명환" w:date="2021-12-27T11:15:00Z">
        <w:r w:rsidR="003C3FF8">
          <w:rPr>
            <w:rFonts w:hint="eastAsia"/>
          </w:rPr>
          <w:t>데이터</w:t>
        </w:r>
      </w:ins>
      <w:del w:id="411" w:author="오명환" w:date="2021-12-27T11:15:00Z">
        <w:r w:rsidDel="003C3FF8">
          <w:rPr>
            <w:rFonts w:hint="eastAsia"/>
          </w:rPr>
          <w:delText>data</w:delText>
        </w:r>
      </w:del>
      <w:r>
        <w:rPr>
          <w:rFonts w:hint="eastAsia"/>
        </w:rPr>
        <w:t>를 Export하는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531D4E" w14:paraId="0BC5FEC2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E28DD2E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0B9F1E5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881C345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52D092D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531D4E" w14:paraId="4B8E109A" w14:textId="77777777" w:rsidTr="00A758EB">
        <w:trPr>
          <w:trHeight w:val="66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B122C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Data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4F695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Vendor JDBC Driver를 이용한 데이터 추출 기능</w:t>
            </w: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Multi thread 고려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46860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51832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241FC701" w14:textId="77777777" w:rsidR="009E491F" w:rsidRDefault="009E491F" w:rsidP="009E491F">
      <w:pPr>
        <w:pStyle w:val="a8"/>
        <w:numPr>
          <w:ilvl w:val="0"/>
          <w:numId w:val="47"/>
        </w:numPr>
        <w:ind w:leftChars="0"/>
      </w:pPr>
      <w:r>
        <w:rPr>
          <w:rFonts w:hint="eastAsia"/>
        </w:rPr>
        <w:t>데이터 Export 시 Vendor JDBC Driver를 사용한다. (RDB to GDB)</w:t>
      </w:r>
    </w:p>
    <w:p w14:paraId="722229C8" w14:textId="77777777" w:rsidR="009E491F" w:rsidRDefault="009E491F" w:rsidP="009E491F">
      <w:pPr>
        <w:pStyle w:val="a8"/>
        <w:numPr>
          <w:ilvl w:val="0"/>
          <w:numId w:val="47"/>
        </w:numPr>
        <w:ind w:leftChars="0"/>
      </w:pPr>
      <w:r>
        <w:rPr>
          <w:rFonts w:hint="eastAsia"/>
        </w:rPr>
        <w:t xml:space="preserve">Export 시 </w:t>
      </w:r>
      <w:r>
        <w:t>사용자가</w:t>
      </w:r>
      <w:r>
        <w:rPr>
          <w:rFonts w:hint="eastAsia"/>
        </w:rPr>
        <w:t xml:space="preserve"> </w:t>
      </w:r>
      <w:r>
        <w:t>설정한</w:t>
      </w:r>
      <w:r>
        <w:rPr>
          <w:rFonts w:hint="eastAsia"/>
        </w:rPr>
        <w:t xml:space="preserve"> Export Thread 개수의 값을 이용한다.</w:t>
      </w:r>
    </w:p>
    <w:p w14:paraId="23A9D53E" w14:textId="77777777" w:rsidR="009E491F" w:rsidRPr="00531D4E" w:rsidRDefault="009E491F" w:rsidP="009E491F"/>
    <w:p w14:paraId="45668177" w14:textId="4D42B3AA" w:rsidR="009E491F" w:rsidRDefault="009E491F" w:rsidP="009E491F">
      <w:pPr>
        <w:pStyle w:val="3"/>
        <w:ind w:leftChars="0" w:left="188" w:right="207" w:firstLineChars="295" w:firstLine="610"/>
      </w:pPr>
      <w:bookmarkStart w:id="412" w:name="_Toc90300327"/>
      <w:bookmarkStart w:id="413" w:name="_Toc91080284"/>
      <w:commentRangeStart w:id="414"/>
      <w:r>
        <w:t>4-1-2-2.</w:t>
      </w:r>
      <w:ins w:id="415" w:author="마인기" w:date="2021-12-27T21:13:00Z">
        <w:r w:rsidR="007C52C0">
          <w:t xml:space="preserve"> </w:t>
        </w:r>
      </w:ins>
      <w:r>
        <w:t>Import Data</w:t>
      </w:r>
      <w:bookmarkEnd w:id="412"/>
      <w:bookmarkEnd w:id="413"/>
      <w:commentRangeEnd w:id="414"/>
      <w:r w:rsidR="00D00DA7">
        <w:rPr>
          <w:rStyle w:val="af8"/>
          <w:rFonts w:cstheme="minorBidi"/>
        </w:rPr>
        <w:commentReference w:id="414"/>
      </w:r>
    </w:p>
    <w:p w14:paraId="08819930" w14:textId="1D09097F" w:rsidR="009E491F" w:rsidRPr="009D2B8A" w:rsidRDefault="009E491F" w:rsidP="009E491F">
      <w:r>
        <w:t>RDBMS</w:t>
      </w:r>
      <w:r>
        <w:rPr>
          <w:rFonts w:hint="eastAsia"/>
        </w:rPr>
        <w:t xml:space="preserve">에서 </w:t>
      </w:r>
      <w:r>
        <w:t>GDBMS</w:t>
      </w:r>
      <w:r>
        <w:rPr>
          <w:rFonts w:hint="eastAsia"/>
        </w:rPr>
        <w:t xml:space="preserve">로 </w:t>
      </w:r>
      <w:ins w:id="416" w:author="오명환" w:date="2021-12-27T11:15:00Z">
        <w:r w:rsidR="003C3FF8">
          <w:rPr>
            <w:rFonts w:hint="eastAsia"/>
          </w:rPr>
          <w:t>이관</w:t>
        </w:r>
      </w:ins>
      <w:del w:id="417" w:author="오명환" w:date="2021-12-27T11:15:00Z">
        <w:r w:rsidDel="003C3FF8">
          <w:rPr>
            <w:rFonts w:hint="eastAsia"/>
          </w:rPr>
          <w:delText>마이그레이션</w:delText>
        </w:r>
      </w:del>
      <w:r>
        <w:rPr>
          <w:rFonts w:hint="eastAsia"/>
        </w:rPr>
        <w:t>하기 위해 GDB data를 Import하는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531D4E" w14:paraId="244B964C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EDE6994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58533DF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223DB70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4A620F7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531D4E" w14:paraId="3097FBF6" w14:textId="77777777" w:rsidTr="00A758EB">
        <w:trPr>
          <w:trHeight w:val="66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1B11D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Import Data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44E4C" w14:textId="18234B97" w:rsidR="009E491F" w:rsidRPr="00531D4E" w:rsidRDefault="003D6543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>GraphDB</w:t>
            </w:r>
            <w:r w:rsidR="009E491F"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Driver를 이용한 데이터 입력 기능</w:t>
            </w:r>
            <w:r w:rsidR="009E491F"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Multi thread 고려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C8C43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D97DE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51A9DDD0" w14:textId="090EF1CE" w:rsidR="009E491F" w:rsidRDefault="009E491F" w:rsidP="009E491F">
      <w:pPr>
        <w:pStyle w:val="a8"/>
        <w:numPr>
          <w:ilvl w:val="0"/>
          <w:numId w:val="47"/>
        </w:numPr>
        <w:ind w:leftChars="0"/>
      </w:pPr>
      <w:r>
        <w:rPr>
          <w:rFonts w:hint="eastAsia"/>
        </w:rPr>
        <w:t xml:space="preserve">데이터 Import시 </w:t>
      </w:r>
      <w:r w:rsidR="00DB2488">
        <w:t>GraphDB</w:t>
      </w:r>
      <w:r>
        <w:rPr>
          <w:rFonts w:hint="eastAsia"/>
        </w:rPr>
        <w:t xml:space="preserve"> Java Client Driver를 사용한다. (GDB to RDB)</w:t>
      </w:r>
    </w:p>
    <w:p w14:paraId="7CAF5F68" w14:textId="77777777" w:rsidR="009E491F" w:rsidRDefault="009E491F" w:rsidP="009E491F">
      <w:pPr>
        <w:pStyle w:val="a8"/>
        <w:numPr>
          <w:ilvl w:val="0"/>
          <w:numId w:val="47"/>
        </w:numPr>
        <w:ind w:leftChars="0"/>
      </w:pPr>
      <w:r>
        <w:rPr>
          <w:rFonts w:hint="eastAsia"/>
        </w:rPr>
        <w:t xml:space="preserve">Import 시 </w:t>
      </w:r>
      <w:r>
        <w:t>사용자가</w:t>
      </w:r>
      <w:r>
        <w:rPr>
          <w:rFonts w:hint="eastAsia"/>
        </w:rPr>
        <w:t xml:space="preserve"> </w:t>
      </w:r>
      <w:r>
        <w:t>설정한</w:t>
      </w:r>
      <w:r>
        <w:rPr>
          <w:rFonts w:hint="eastAsia"/>
        </w:rPr>
        <w:t xml:space="preserve"> Import Thread 개수</w:t>
      </w:r>
      <w:r>
        <w:t>의</w:t>
      </w:r>
      <w:r>
        <w:rPr>
          <w:rFonts w:hint="eastAsia"/>
        </w:rPr>
        <w:t xml:space="preserve"> 값을 이용한다.</w:t>
      </w:r>
    </w:p>
    <w:p w14:paraId="6EEC19BB" w14:textId="77777777" w:rsidR="009E491F" w:rsidRPr="00531D4E" w:rsidRDefault="009E491F" w:rsidP="009E491F"/>
    <w:p w14:paraId="72A40BFF" w14:textId="77777777" w:rsidR="009E491F" w:rsidRDefault="009E491F" w:rsidP="009E491F">
      <w:pPr>
        <w:pStyle w:val="3"/>
        <w:ind w:leftChars="0" w:left="188" w:right="207" w:firstLineChars="295" w:firstLine="610"/>
      </w:pPr>
      <w:bookmarkStart w:id="418" w:name="_Toc90300328"/>
      <w:bookmarkStart w:id="419" w:name="_Toc91080285"/>
      <w:r>
        <w:t>4-1-2-3. Export file for GDB</w:t>
      </w:r>
      <w:bookmarkEnd w:id="418"/>
      <w:bookmarkEnd w:id="419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531D4E" w14:paraId="413D24E1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A6D3997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B470462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E801C17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3C254D4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531D4E" w14:paraId="17311C3A" w14:textId="77777777" w:rsidTr="00A758EB">
        <w:trPr>
          <w:trHeight w:val="3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C99BD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file for GDB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2C4E0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CSV 형태로 Export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7775A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A9775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5214A3CE" w14:textId="77777777" w:rsidR="009E491F" w:rsidRDefault="009E491F" w:rsidP="009E491F">
      <w:r w:rsidRPr="00156B09">
        <w:rPr>
          <w:rFonts w:hint="eastAsia"/>
          <w:noProof/>
        </w:rPr>
        <w:lastRenderedPageBreak/>
        <w:drawing>
          <wp:inline distT="0" distB="0" distL="0" distR="0" wp14:anchorId="76EEEF5B" wp14:editId="476161E1">
            <wp:extent cx="5731510" cy="4636620"/>
            <wp:effectExtent l="19050" t="0" r="254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DCE9A9" w14:textId="77777777" w:rsidR="009E491F" w:rsidRDefault="009E491F" w:rsidP="009E491F">
      <w:pPr>
        <w:jc w:val="center"/>
      </w:pPr>
      <w:r>
        <w:rPr>
          <w:rFonts w:hint="eastAsia"/>
        </w:rPr>
        <w:t xml:space="preserve">[그림 </w:t>
      </w:r>
      <w:r>
        <w:t>4-1-2-3</w:t>
      </w:r>
      <w:r>
        <w:rPr>
          <w:rFonts w:hint="eastAsia"/>
        </w:rPr>
        <w:t>] 출력 파일 설정 (export CSV)</w:t>
      </w:r>
    </w:p>
    <w:p w14:paraId="41FCE3EB" w14:textId="77777777" w:rsidR="009E491F" w:rsidRPr="00531D4E" w:rsidRDefault="009E491F" w:rsidP="009E491F">
      <w:pPr>
        <w:jc w:val="center"/>
      </w:pPr>
    </w:p>
    <w:p w14:paraId="1DC07B06" w14:textId="77777777" w:rsidR="009E491F" w:rsidRDefault="009E491F" w:rsidP="009E491F">
      <w:pPr>
        <w:pStyle w:val="3"/>
        <w:ind w:leftChars="0" w:left="188" w:right="207" w:firstLineChars="295" w:firstLine="610"/>
      </w:pPr>
      <w:bookmarkStart w:id="420" w:name="_Toc90300329"/>
      <w:bookmarkStart w:id="421" w:name="_Toc91080286"/>
      <w:r>
        <w:t>4-1-2-4. 증분 이관</w:t>
      </w:r>
      <w:bookmarkEnd w:id="420"/>
      <w:bookmarkEnd w:id="421"/>
    </w:p>
    <w:p w14:paraId="7C3C680C" w14:textId="77777777" w:rsidR="009E491F" w:rsidRPr="00AE6391" w:rsidRDefault="009E491F" w:rsidP="009E491F">
      <w:r>
        <w:rPr>
          <w:rFonts w:hint="eastAsia"/>
        </w:rPr>
        <w:t>CUBRID to GDB 시 증분된 데이터를 이관할 수 있는 기능을 제공한다.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1F64DB" w14:paraId="33626A8A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4709084" w14:textId="77777777" w:rsidR="009E491F" w:rsidRPr="001F64DB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D64F10B" w14:textId="77777777" w:rsidR="009E491F" w:rsidRPr="001F64DB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4800BB7" w14:textId="77777777" w:rsidR="009E491F" w:rsidRPr="001F64DB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F4E215B" w14:textId="77777777" w:rsidR="009E491F" w:rsidRPr="001F64DB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1F64DB" w14:paraId="077C231E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DF8BD" w14:textId="77777777" w:rsidR="009E491F" w:rsidRPr="001F64DB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증분 이관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C44E1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선택 시 증분 이관 선택 기능 (PK 있어야 함)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B1386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E6D4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1F64DB" w14:paraId="502E55EA" w14:textId="77777777" w:rsidTr="00A758EB">
        <w:trPr>
          <w:trHeight w:val="89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05BF00B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4AE0A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CMT Console 확장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57985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옵션 확장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3AC85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1F64DB" w14:paraId="141A5EDE" w14:textId="77777777" w:rsidTr="00A758EB">
        <w:trPr>
          <w:trHeight w:val="89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CA2C58E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1A05E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21070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옵션 </w:t>
            </w: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안내 메세지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D6DCF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1F64DB" w14:paraId="04989DC7" w14:textId="77777777" w:rsidTr="00A758EB">
        <w:trPr>
          <w:trHeight w:val="89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2B614C2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73377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E1FAA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저장분 데이터를 증분 이관하는 기능 </w:t>
            </w: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lastRenderedPageBreak/>
              <w:t>(제약 : CLI에서만 가능)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1A8E0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1F64DB" w14:paraId="5F8F20EE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98D45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6FD3" w14:textId="74E8009C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트리거를 사용해서 </w:t>
            </w:r>
            <w:ins w:id="422" w:author="오명환" w:date="2021-12-27T11:16:00Z">
              <w:r w:rsidR="003C3FF8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대상 </w:t>
              </w:r>
              <w:r w:rsidR="003C3FF8">
                <w:rPr>
                  <w:rFonts w:ascii="맑은 고딕" w:eastAsia="맑은 고딕" w:hAnsi="맑은 고딕" w:cs="굴림"/>
                  <w:color w:val="000000"/>
                  <w:szCs w:val="22"/>
                </w:rPr>
                <w:t>DB</w:t>
              </w:r>
            </w:ins>
            <w:del w:id="423" w:author="오명환" w:date="2021-12-27T11:16:00Z">
              <w:r w:rsidRPr="001F64DB" w:rsidDel="003C3FF8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SourceDB</w:delText>
              </w:r>
            </w:del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에 변경 데이터분 저장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7D0E3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56923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10EF33AA" w14:textId="77777777" w:rsidR="009E491F" w:rsidRDefault="009E491F" w:rsidP="009E491F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 xml:space="preserve">증분 이관할 테이블 선택 기능 </w:t>
      </w:r>
    </w:p>
    <w:p w14:paraId="439DB522" w14:textId="77777777" w:rsidR="009E491F" w:rsidRDefault="009E491F" w:rsidP="009E491F">
      <w:pPr>
        <w:pStyle w:val="a8"/>
        <w:numPr>
          <w:ilvl w:val="1"/>
          <w:numId w:val="37"/>
        </w:numPr>
        <w:ind w:leftChars="0"/>
      </w:pPr>
      <w:r>
        <w:rPr>
          <w:rFonts w:hint="eastAsia"/>
        </w:rPr>
        <w:t>[</w:t>
      </w:r>
      <w:r>
        <w:t>그림</w:t>
      </w:r>
      <w:r>
        <w:rPr>
          <w:rFonts w:hint="eastAsia"/>
        </w:rPr>
        <w:t xml:space="preserve"> 4-1-1-2] 이관 대상 테이블 선택 참조</w:t>
      </w:r>
    </w:p>
    <w:p w14:paraId="143AB1EB" w14:textId="77777777" w:rsidR="009E491F" w:rsidRDefault="009E491F" w:rsidP="009E491F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>증분 이관을 위해 CMT Console 확장</w:t>
      </w:r>
    </w:p>
    <w:p w14:paraId="2AC852AC" w14:textId="77777777" w:rsidR="009E491F" w:rsidRDefault="009E491F" w:rsidP="009E491F">
      <w:pPr>
        <w:pStyle w:val="a8"/>
        <w:numPr>
          <w:ilvl w:val="1"/>
          <w:numId w:val="37"/>
        </w:numPr>
        <w:ind w:leftChars="0"/>
      </w:pPr>
      <w:r>
        <w:rPr>
          <w:rFonts w:hint="eastAsia"/>
        </w:rPr>
        <w:t>옵션 추가 (ex : -im)</w:t>
      </w:r>
    </w:p>
    <w:p w14:paraId="62186334" w14:textId="77777777" w:rsidR="009E491F" w:rsidRDefault="009E491F" w:rsidP="009E491F">
      <w:pPr>
        <w:pStyle w:val="a8"/>
        <w:numPr>
          <w:ilvl w:val="1"/>
          <w:numId w:val="37"/>
        </w:numPr>
        <w:ind w:leftChars="0"/>
      </w:pPr>
      <w:r>
        <w:rPr>
          <w:rFonts w:hint="eastAsia"/>
        </w:rPr>
        <w:t xml:space="preserve">추가된 옵션에 대한 </w:t>
      </w:r>
      <w:r>
        <w:t>사용</w:t>
      </w:r>
      <w:r>
        <w:rPr>
          <w:rFonts w:hint="eastAsia"/>
        </w:rPr>
        <w:t xml:space="preserve"> 안내 메세지 </w:t>
      </w:r>
    </w:p>
    <w:p w14:paraId="5CA2B01C" w14:textId="77777777" w:rsidR="009E491F" w:rsidRDefault="009E491F" w:rsidP="009E491F">
      <w:pPr>
        <w:pStyle w:val="a8"/>
        <w:numPr>
          <w:ilvl w:val="1"/>
          <w:numId w:val="37"/>
        </w:numPr>
        <w:ind w:leftChars="0"/>
      </w:pPr>
      <w:r>
        <w:rPr>
          <w:rFonts w:hint="eastAsia"/>
        </w:rPr>
        <w:t>저장분 데이터를 증분 이관하는 기능</w:t>
      </w:r>
    </w:p>
    <w:p w14:paraId="684B036D" w14:textId="77777777" w:rsidR="009E491F" w:rsidRDefault="009E491F" w:rsidP="009E491F">
      <w:pPr>
        <w:pStyle w:val="a8"/>
        <w:numPr>
          <w:ilvl w:val="2"/>
          <w:numId w:val="37"/>
        </w:numPr>
        <w:ind w:leftChars="0"/>
      </w:pPr>
      <w:r>
        <w:rPr>
          <w:rFonts w:hint="eastAsia"/>
        </w:rPr>
        <w:t>CLI에서만 가능함</w:t>
      </w:r>
    </w:p>
    <w:p w14:paraId="20CF63F6" w14:textId="63003968" w:rsidR="009E491F" w:rsidRDefault="009E491F" w:rsidP="009E491F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 xml:space="preserve">트리거를 사용하여 </w:t>
      </w:r>
      <w:ins w:id="424" w:author="오명환" w:date="2021-12-27T11:16:00Z">
        <w:r w:rsidR="00083EA3">
          <w:rPr>
            <w:rFonts w:hint="eastAsia"/>
          </w:rPr>
          <w:t xml:space="preserve">대상 </w:t>
        </w:r>
        <w:r w:rsidR="00083EA3">
          <w:t>DB</w:t>
        </w:r>
      </w:ins>
      <w:del w:id="425" w:author="오명환" w:date="2021-12-27T11:16:00Z">
        <w:r w:rsidDel="00083EA3">
          <w:rPr>
            <w:rFonts w:hint="eastAsia"/>
          </w:rPr>
          <w:delText>SourceDB</w:delText>
        </w:r>
      </w:del>
      <w:r>
        <w:rPr>
          <w:rFonts w:hint="eastAsia"/>
        </w:rPr>
        <w:t>에 변경된 데이터 분을 저장한다.</w:t>
      </w:r>
    </w:p>
    <w:p w14:paraId="4F3A9568" w14:textId="77777777" w:rsidR="009E491F" w:rsidRPr="001F64DB" w:rsidRDefault="009E491F" w:rsidP="009E491F">
      <w:pPr>
        <w:pStyle w:val="a8"/>
        <w:ind w:leftChars="0"/>
      </w:pPr>
    </w:p>
    <w:p w14:paraId="158283BC" w14:textId="77777777" w:rsidR="009E491F" w:rsidRDefault="009E491F" w:rsidP="009E491F">
      <w:pPr>
        <w:pStyle w:val="2"/>
        <w:ind w:left="207" w:right="207"/>
      </w:pPr>
      <w:bookmarkStart w:id="426" w:name="_Toc90300330"/>
      <w:bookmarkStart w:id="427" w:name="_Toc91080287"/>
      <w:r>
        <w:t>4-2. GDB to RDB</w:t>
      </w:r>
      <w:bookmarkEnd w:id="426"/>
      <w:bookmarkEnd w:id="427"/>
    </w:p>
    <w:p w14:paraId="4B048BAD" w14:textId="77777777" w:rsidR="009E491F" w:rsidRDefault="009E491F" w:rsidP="009E491F">
      <w:r>
        <w:t>GDBMS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R</w:t>
      </w:r>
      <w:r>
        <w:t>DBMS</w:t>
      </w:r>
      <w:r>
        <w:rPr>
          <w:rFonts w:hint="eastAsia"/>
        </w:rPr>
        <w:t>로 데이터</w:t>
      </w:r>
      <w:r>
        <w:t xml:space="preserve"> </w:t>
      </w:r>
      <w:r>
        <w:rPr>
          <w:rFonts w:hint="eastAsia"/>
        </w:rPr>
        <w:t>마이그레이션하는 기능이다.</w:t>
      </w:r>
    </w:p>
    <w:p w14:paraId="086F5786" w14:textId="77777777" w:rsidR="009E491F" w:rsidRDefault="009E491F" w:rsidP="009E491F"/>
    <w:p w14:paraId="327D63D5" w14:textId="77777777" w:rsidR="009E491F" w:rsidRDefault="009E491F" w:rsidP="009E491F">
      <w:pPr>
        <w:pStyle w:val="3"/>
        <w:ind w:leftChars="0" w:left="188" w:right="207" w:firstLineChars="100" w:firstLine="207"/>
      </w:pPr>
      <w:bookmarkStart w:id="428" w:name="_Toc90300331"/>
      <w:bookmarkStart w:id="429" w:name="_Toc91080288"/>
      <w:r>
        <w:t>4-2-1. Transformation</w:t>
      </w:r>
      <w:bookmarkEnd w:id="428"/>
      <w:bookmarkEnd w:id="429"/>
    </w:p>
    <w:p w14:paraId="0F6BA60B" w14:textId="77777777" w:rsidR="009E491F" w:rsidRDefault="009E491F" w:rsidP="009E491F">
      <w:pPr>
        <w:pStyle w:val="3"/>
        <w:ind w:leftChars="0" w:right="207"/>
      </w:pPr>
      <w:bookmarkStart w:id="430" w:name="_Toc90300332"/>
      <w:bookmarkStart w:id="431" w:name="_Toc90302649"/>
      <w:bookmarkStart w:id="432" w:name="_Toc91080289"/>
      <w:r>
        <w:t>GDBMS</w:t>
      </w:r>
      <w:r>
        <w:rPr>
          <w:rFonts w:hint="eastAsia"/>
        </w:rPr>
        <w:t xml:space="preserve">에서 </w:t>
      </w:r>
      <w:r>
        <w:t>RDBMS</w:t>
      </w:r>
      <w:r>
        <w:rPr>
          <w:rFonts w:hint="eastAsia"/>
        </w:rPr>
        <w:t>로 마이그레이션하기 전에 데이터 변환하는 과정이다.</w:t>
      </w:r>
      <w:bookmarkEnd w:id="430"/>
      <w:bookmarkEnd w:id="431"/>
      <w:bookmarkEnd w:id="432"/>
    </w:p>
    <w:p w14:paraId="2FCDA84C" w14:textId="77777777" w:rsidR="009E491F" w:rsidRPr="00C07450" w:rsidRDefault="009E491F" w:rsidP="009E491F"/>
    <w:p w14:paraId="7FBE3D34" w14:textId="77777777" w:rsidR="009E491F" w:rsidRDefault="009E491F" w:rsidP="009E491F">
      <w:pPr>
        <w:pStyle w:val="3"/>
        <w:ind w:leftChars="0" w:left="188" w:right="207" w:firstLineChars="295" w:firstLine="610"/>
      </w:pPr>
      <w:bookmarkStart w:id="433" w:name="_Toc90300333"/>
      <w:bookmarkStart w:id="434" w:name="_Toc91080290"/>
      <w:r>
        <w:t>4-2-1-1. GDB 질의 입력</w:t>
      </w:r>
      <w:bookmarkEnd w:id="433"/>
      <w:bookmarkEnd w:id="434"/>
    </w:p>
    <w:p w14:paraId="403EECAD" w14:textId="77777777" w:rsidR="009E491F" w:rsidRPr="004319B6" w:rsidRDefault="009E491F" w:rsidP="009E491F">
      <w:r>
        <w:t>마이그레이션</w:t>
      </w:r>
      <w:r>
        <w:rPr>
          <w:rFonts w:hint="eastAsia"/>
        </w:rPr>
        <w:t xml:space="preserve"> 시 GQL을 파일 또는 사용자에게 직접 입력받는다.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0601" w14:paraId="13A9AF7D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90A7B32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224F88B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F5FBBFF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6BBF4C3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0601" w14:paraId="53D32EF6" w14:textId="77777777" w:rsidTr="00A758EB">
        <w:trPr>
          <w:trHeight w:val="48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E0F4C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질의 입력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DBBFC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파일 import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1A99C" w14:textId="2330FBF7" w:rsidR="009E491F" w:rsidRPr="00090601" w:rsidRDefault="00083EA3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435" w:author="오명환" w:date="2021-12-27T11:17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파일 선택</w:t>
              </w:r>
            </w:ins>
            <w:del w:id="436" w:author="오명환" w:date="2021-12-27T11:16:00Z">
              <w:r w:rsidR="009E491F" w:rsidDel="00083EA3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Select files </w:delText>
              </w:r>
            </w:del>
            <w:r w:rsidR="009E491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(FileDialog)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49132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7D6865C6" w14:textId="77777777" w:rsidTr="00A758EB">
        <w:trPr>
          <w:trHeight w:val="48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D80AF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FEBA4C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DF810" w14:textId="635861A5" w:rsidR="009E491F" w:rsidRPr="00090601" w:rsidRDefault="00083EA3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437" w:author="오명환" w:date="2021-12-27T11:17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파일 파싱</w:t>
              </w:r>
            </w:ins>
            <w:del w:id="438" w:author="오명환" w:date="2021-12-27T11:17:00Z">
              <w:r w:rsidR="009E491F" w:rsidRPr="00090601" w:rsidDel="00083EA3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Parsing </w:delText>
              </w:r>
              <w:r w:rsidR="009E491F" w:rsidDel="00083EA3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f</w:delText>
              </w:r>
              <w:r w:rsidR="009E491F" w:rsidRPr="00090601" w:rsidDel="00083EA3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ile</w:delText>
              </w:r>
              <w:r w:rsidR="009E491F" w:rsidDel="00083EA3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s</w:delText>
              </w:r>
            </w:del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23A6E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090601" w14:paraId="1E17DB85" w14:textId="77777777" w:rsidTr="00A758EB">
        <w:trPr>
          <w:trHeight w:val="557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558A3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63ADC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CD500" w14:textId="75A159B1" w:rsidR="009E491F" w:rsidRPr="00090601" w:rsidRDefault="00697A01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439" w:author="마인기" w:date="2021-12-27T21:12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I</w:t>
              </w:r>
              <w:r>
                <w:rPr>
                  <w:rFonts w:ascii="맑은 고딕" w:eastAsia="맑은 고딕" w:hAnsi="맑은 고딕" w:cs="굴림"/>
                  <w:color w:val="000000"/>
                  <w:szCs w:val="22"/>
                </w:rPr>
                <w:t>mport</w:t>
              </w:r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할 파일 리스트</w:t>
              </w:r>
            </w:ins>
            <w:commentRangeStart w:id="440"/>
            <w:del w:id="441" w:author="마인기" w:date="2021-12-27T21:12:00Z">
              <w:r w:rsidR="009E491F" w:rsidRPr="00090601" w:rsidDel="0068367D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Displaying objects</w:delText>
              </w:r>
              <w:commentRangeEnd w:id="440"/>
              <w:r w:rsidR="0010409D" w:rsidDel="0068367D">
                <w:rPr>
                  <w:rStyle w:val="af8"/>
                  <w:rFonts w:hint="eastAsia"/>
                </w:rPr>
                <w:commentReference w:id="440"/>
              </w:r>
            </w:del>
            <w:ins w:id="442" w:author="마인기" w:date="2021-12-27T21:12:00Z">
              <w:r w:rsidR="0068367D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 </w:t>
              </w:r>
            </w:ins>
            <w:ins w:id="443" w:author="마인기" w:date="2021-12-27T21:13:00Z">
              <w:r w:rsidR="00674EC8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표현 기능</w:t>
              </w:r>
            </w:ins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43AFD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090601" w14:paraId="09AAD76D" w14:textId="77777777" w:rsidTr="00A758EB">
        <w:trPr>
          <w:trHeight w:val="66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44D4E7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7FA34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사용자가 직접 GQL 입력할 수 있는 Dialog 구현</w:t>
            </w: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기존에 있는 기능(SQL Import)처럼 GQL 저장 전 Validation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687F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AD7EF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20628FFF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A171DC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E4970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사용자 또는 파일로 입력받은 GQL 표현 기능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42820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436AE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330F6309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AFADD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69FDD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대상 테이블명 입력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FC83E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1A40E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705721B7" w14:textId="77777777" w:rsidR="009E491F" w:rsidRDefault="009E491F" w:rsidP="009E491F"/>
    <w:p w14:paraId="59B55454" w14:textId="77777777" w:rsidR="009E491F" w:rsidRPr="00342046" w:rsidRDefault="009E491F" w:rsidP="009E491F">
      <w:pPr>
        <w:pStyle w:val="a8"/>
        <w:numPr>
          <w:ilvl w:val="0"/>
          <w:numId w:val="36"/>
        </w:numPr>
        <w:ind w:leftChars="0"/>
      </w:pPr>
      <w:r w:rsidRPr="00F85C19">
        <w:rPr>
          <w:rFonts w:ascii="맑은 고딕" w:eastAsia="맑은 고딕" w:hAnsi="맑은 고딕" w:cs="굴림" w:hint="eastAsia"/>
          <w:color w:val="000000"/>
          <w:szCs w:val="22"/>
        </w:rPr>
        <w:t>GQL 파일 import 기능 (FileDialog)</w:t>
      </w:r>
      <w:r>
        <w:rPr>
          <w:rFonts w:ascii="맑은 고딕" w:eastAsia="맑은 고딕" w:hAnsi="맑은 고딕" w:cs="굴림" w:hint="eastAsia"/>
          <w:color w:val="000000"/>
          <w:szCs w:val="22"/>
        </w:rPr>
        <w:t xml:space="preserve"> : GQL 파일 사용자가 선택하여 import 할 수 있는 기능을 제공한다.</w:t>
      </w:r>
    </w:p>
    <w:p w14:paraId="1C70F542" w14:textId="77777777" w:rsidR="009E491F" w:rsidRPr="00F85C19" w:rsidRDefault="009E491F" w:rsidP="009E491F">
      <w:pPr>
        <w:pStyle w:val="a8"/>
        <w:ind w:leftChars="0"/>
      </w:pPr>
    </w:p>
    <w:p w14:paraId="347D972E" w14:textId="77777777" w:rsidR="009E491F" w:rsidRDefault="009E491F" w:rsidP="009E491F">
      <w:pPr>
        <w:pStyle w:val="3"/>
        <w:ind w:leftChars="0" w:left="188" w:right="207" w:firstLineChars="295" w:firstLine="610"/>
      </w:pPr>
      <w:bookmarkStart w:id="444" w:name="_Toc90300334"/>
      <w:bookmarkStart w:id="445" w:name="_Toc91080291"/>
      <w:r>
        <w:t>4-2-1-2. 질의 결과 변환</w:t>
      </w:r>
      <w:bookmarkEnd w:id="444"/>
      <w:bookmarkEnd w:id="445"/>
    </w:p>
    <w:p w14:paraId="511D8E03" w14:textId="77777777" w:rsidR="009E491F" w:rsidRPr="00342046" w:rsidRDefault="009E491F" w:rsidP="009E491F">
      <w:r>
        <w:rPr>
          <w:rFonts w:hint="eastAsia"/>
        </w:rPr>
        <w:t>GQL을 사용해 가져온 결과를 RDBMS에 입력하기 위해 필요한 변환 작업이다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0601" w14:paraId="3E1ED2D7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5DDDBCF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B46826B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B062434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5A7B6DA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0601" w14:paraId="6E0D162A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B4F82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결과 변환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5FA0D" w14:textId="4F43F32C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GDB에 GQL 전달 후 </w:t>
            </w:r>
            <w:ins w:id="446" w:author="오명환" w:date="2021-12-27T11:18:00Z">
              <w:r w:rsidR="00DE5BB3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결과 </w:t>
              </w:r>
            </w:ins>
            <w:del w:id="447" w:author="오명환" w:date="2021-12-27T11:18:00Z">
              <w:r w:rsidRPr="00090601" w:rsidDel="00DE5BB3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Result </w:delText>
              </w:r>
            </w:del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반환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6BE0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515AA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18DB004F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82965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8BCF7" w14:textId="64274FFD" w:rsidR="009E491F" w:rsidRPr="00090601" w:rsidRDefault="00DE5BB3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448" w:author="오명환" w:date="2021-12-27T11:18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결과</w:t>
              </w:r>
            </w:ins>
            <w:del w:id="449" w:author="오명환" w:date="2021-12-27T11:18:00Z">
              <w:r w:rsidR="009E491F" w:rsidRPr="00090601" w:rsidDel="00DE5BB3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Result</w:delText>
              </w:r>
            </w:del>
            <w:r w:rsidR="009E491F"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분석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62F31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D2E02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3C0D4D9E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79AA9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51591" w14:textId="22BC0F78" w:rsidR="009E491F" w:rsidRPr="00090601" w:rsidRDefault="00DE5BB3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450" w:author="오명환" w:date="2021-12-27T11:18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결과 </w:t>
              </w:r>
            </w:ins>
            <w:r w:rsidR="009E491F"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분석 후 RDB의 </w:t>
            </w:r>
            <w:ins w:id="451" w:author="오명환" w:date="2021-12-27T11:18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컴럼</w:t>
              </w:r>
            </w:ins>
            <w:del w:id="452" w:author="오명환" w:date="2021-12-27T11:18:00Z">
              <w:r w:rsidR="009E491F" w:rsidRPr="00090601" w:rsidDel="00DE5BB3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Column</w:delText>
              </w:r>
            </w:del>
            <w:r w:rsidR="009E491F"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개수 비교 (Validation)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4328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20316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65676C14" w14:textId="6A83B8D4" w:rsidR="009E491F" w:rsidRDefault="009E491F" w:rsidP="009E491F">
      <w:pPr>
        <w:pStyle w:val="a8"/>
        <w:numPr>
          <w:ilvl w:val="0"/>
          <w:numId w:val="36"/>
        </w:numPr>
        <w:ind w:leftChars="0"/>
      </w:pPr>
      <w:r>
        <w:rPr>
          <w:rFonts w:hint="eastAsia"/>
        </w:rPr>
        <w:t xml:space="preserve">GDB에 GQL 수행 후 </w:t>
      </w:r>
      <w:ins w:id="453" w:author="오명환" w:date="2021-12-27T11:18:00Z">
        <w:r w:rsidR="00DE5BB3">
          <w:rPr>
            <w:rFonts w:hint="eastAsia"/>
          </w:rPr>
          <w:t>결과</w:t>
        </w:r>
      </w:ins>
      <w:del w:id="454" w:author="오명환" w:date="2021-12-27T11:18:00Z">
        <w:r w:rsidDel="00DE5BB3">
          <w:rPr>
            <w:rFonts w:hint="eastAsia"/>
          </w:rPr>
          <w:delText>Result</w:delText>
        </w:r>
      </w:del>
      <w:r>
        <w:rPr>
          <w:rFonts w:hint="eastAsia"/>
        </w:rPr>
        <w:t xml:space="preserve"> 가져오는 작업이다.</w:t>
      </w:r>
    </w:p>
    <w:p w14:paraId="4BAA389F" w14:textId="18444B10" w:rsidR="009E491F" w:rsidRDefault="009E491F" w:rsidP="009E491F">
      <w:pPr>
        <w:pStyle w:val="a8"/>
        <w:numPr>
          <w:ilvl w:val="0"/>
          <w:numId w:val="36"/>
        </w:numPr>
        <w:ind w:leftChars="0"/>
      </w:pPr>
      <w:r>
        <w:rPr>
          <w:rFonts w:hint="eastAsia"/>
        </w:rPr>
        <w:t xml:space="preserve">Validation : </w:t>
      </w:r>
      <w:ins w:id="455" w:author="오명환" w:date="2021-12-27T11:18:00Z">
        <w:r w:rsidR="00DE5BB3">
          <w:rPr>
            <w:rFonts w:hint="eastAsia"/>
          </w:rPr>
          <w:t>결과</w:t>
        </w:r>
      </w:ins>
      <w:del w:id="456" w:author="오명환" w:date="2021-12-27T11:18:00Z">
        <w:r w:rsidRPr="007C2B05" w:rsidDel="00DE5BB3">
          <w:rPr>
            <w:rFonts w:hint="eastAsia"/>
          </w:rPr>
          <w:delText>Result</w:delText>
        </w:r>
      </w:del>
      <w:r>
        <w:rPr>
          <w:rFonts w:hint="eastAsia"/>
        </w:rPr>
        <w:t xml:space="preserve"> 값과</w:t>
      </w:r>
      <w:r w:rsidRPr="007C2B05">
        <w:rPr>
          <w:rFonts w:hint="eastAsia"/>
        </w:rPr>
        <w:t xml:space="preserve"> </w:t>
      </w:r>
      <w:r>
        <w:rPr>
          <w:rFonts w:hint="eastAsia"/>
        </w:rPr>
        <w:t xml:space="preserve">이관하려는 대상 테이블 </w:t>
      </w:r>
      <w:ins w:id="457" w:author="오명환" w:date="2021-12-27T11:18:00Z">
        <w:r w:rsidR="00DE5BB3">
          <w:rPr>
            <w:rFonts w:hint="eastAsia"/>
          </w:rPr>
          <w:t>컬럼</w:t>
        </w:r>
      </w:ins>
      <w:del w:id="458" w:author="오명환" w:date="2021-12-27T11:18:00Z">
        <w:r w:rsidDel="00DE5BB3">
          <w:rPr>
            <w:rFonts w:hint="eastAsia"/>
          </w:rPr>
          <w:delText>Column</w:delText>
        </w:r>
      </w:del>
      <w:r>
        <w:rPr>
          <w:rFonts w:hint="eastAsia"/>
        </w:rPr>
        <w:t xml:space="preserve"> 개수, 이름 및 타입을 비교 </w:t>
      </w:r>
      <w:r>
        <w:t>분석</w:t>
      </w:r>
      <w:r>
        <w:rPr>
          <w:rFonts w:hint="eastAsia"/>
        </w:rPr>
        <w:t xml:space="preserve"> 후 동일한 경우에만 이관할 수 있다.</w:t>
      </w:r>
    </w:p>
    <w:p w14:paraId="5C4B012E" w14:textId="641C74EB" w:rsidR="009E491F" w:rsidRDefault="009E491F" w:rsidP="009E491F">
      <w:pPr>
        <w:pStyle w:val="a8"/>
        <w:numPr>
          <w:ilvl w:val="0"/>
          <w:numId w:val="36"/>
        </w:numPr>
        <w:ind w:leftChars="0"/>
      </w:pPr>
      <w:r>
        <w:rPr>
          <w:rFonts w:hint="eastAsia"/>
        </w:rPr>
        <w:t xml:space="preserve">제약사항 : </w:t>
      </w:r>
      <w:r w:rsidRPr="007C2B05">
        <w:rPr>
          <w:rFonts w:hint="eastAsia"/>
        </w:rPr>
        <w:t xml:space="preserve">수행 </w:t>
      </w:r>
      <w:r>
        <w:rPr>
          <w:rFonts w:hint="eastAsia"/>
        </w:rPr>
        <w:t>G</w:t>
      </w:r>
      <w:r w:rsidRPr="007C2B05">
        <w:rPr>
          <w:rFonts w:hint="eastAsia"/>
        </w:rPr>
        <w:t xml:space="preserve">QL 구문의 </w:t>
      </w:r>
      <w:ins w:id="459" w:author="오명환" w:date="2021-12-27T11:19:00Z">
        <w:r w:rsidR="00DE5BB3">
          <w:rPr>
            <w:rFonts w:hint="eastAsia"/>
          </w:rPr>
          <w:t>결과</w:t>
        </w:r>
      </w:ins>
      <w:del w:id="460" w:author="오명환" w:date="2021-12-27T11:19:00Z">
        <w:r w:rsidRPr="007C2B05" w:rsidDel="00DE5BB3">
          <w:rPr>
            <w:rFonts w:hint="eastAsia"/>
          </w:rPr>
          <w:delText>Return</w:delText>
        </w:r>
      </w:del>
      <w:r w:rsidRPr="007C2B05">
        <w:rPr>
          <w:rFonts w:hint="eastAsia"/>
        </w:rPr>
        <w:t xml:space="preserve"> 값이 Object를 포함하지 않을 경우만 수행</w:t>
      </w:r>
      <w:r>
        <w:rPr>
          <w:rFonts w:hint="eastAsia"/>
        </w:rPr>
        <w:t>될</w:t>
      </w:r>
      <w:r w:rsidRPr="007C2B05">
        <w:rPr>
          <w:rFonts w:hint="eastAsia"/>
        </w:rPr>
        <w:t xml:space="preserve"> 수 </w:t>
      </w:r>
      <w:r>
        <w:rPr>
          <w:rFonts w:hint="eastAsia"/>
        </w:rPr>
        <w:t>있다</w:t>
      </w:r>
      <w:r w:rsidRPr="007C2B05">
        <w:rPr>
          <w:rFonts w:hint="eastAsia"/>
        </w:rPr>
        <w:t xml:space="preserve">. </w:t>
      </w:r>
    </w:p>
    <w:p w14:paraId="44791E3F" w14:textId="77777777" w:rsidR="009E491F" w:rsidRDefault="009E491F" w:rsidP="009E491F">
      <w:pPr>
        <w:pStyle w:val="a8"/>
        <w:ind w:leftChars="0"/>
      </w:pPr>
    </w:p>
    <w:p w14:paraId="758A3D3C" w14:textId="6C02FB98" w:rsidR="009E491F" w:rsidRDefault="009E491F" w:rsidP="009E491F">
      <w:pPr>
        <w:pStyle w:val="3"/>
        <w:ind w:leftChars="0" w:left="188" w:right="207" w:firstLineChars="100" w:firstLine="207"/>
      </w:pPr>
      <w:bookmarkStart w:id="461" w:name="_Toc90300335"/>
      <w:bookmarkStart w:id="462" w:name="_Toc91080292"/>
      <w:r>
        <w:t xml:space="preserve">4-2-2. </w:t>
      </w:r>
      <w:ins w:id="463" w:author="오명환" w:date="2021-12-27T11:19:00Z">
        <w:r w:rsidR="00AE2F64">
          <w:rPr>
            <w:rFonts w:hint="eastAsia"/>
          </w:rPr>
          <w:t>이관</w:t>
        </w:r>
      </w:ins>
      <w:del w:id="464" w:author="오명환" w:date="2021-12-27T11:19:00Z">
        <w:r w:rsidDel="00AE2F64">
          <w:delText>Migration</w:delText>
        </w:r>
      </w:del>
      <w:bookmarkEnd w:id="461"/>
      <w:bookmarkEnd w:id="462"/>
    </w:p>
    <w:p w14:paraId="535C2BA5" w14:textId="1DF6CD69" w:rsidR="009E491F" w:rsidRPr="00500137" w:rsidRDefault="009E491F" w:rsidP="009E491F">
      <w:r>
        <w:t>GDBMS</w:t>
      </w:r>
      <w:r>
        <w:rPr>
          <w:rFonts w:hint="eastAsia"/>
        </w:rPr>
        <w:t xml:space="preserve">에서 </w:t>
      </w:r>
      <w:r>
        <w:t>RDBMS</w:t>
      </w:r>
      <w:r>
        <w:rPr>
          <w:rFonts w:hint="eastAsia"/>
        </w:rPr>
        <w:t xml:space="preserve">로 </w:t>
      </w:r>
      <w:ins w:id="465" w:author="오명환" w:date="2021-12-27T11:19:00Z">
        <w:r w:rsidR="00AE2F64">
          <w:rPr>
            <w:rFonts w:hint="eastAsia"/>
          </w:rPr>
          <w:t>이관</w:t>
        </w:r>
      </w:ins>
      <w:del w:id="466" w:author="오명환" w:date="2021-12-27T11:19:00Z">
        <w:r w:rsidDel="00AE2F64">
          <w:rPr>
            <w:rFonts w:hint="eastAsia"/>
          </w:rPr>
          <w:delText>마이그레이션</w:delText>
        </w:r>
      </w:del>
      <w:r>
        <w:rPr>
          <w:rFonts w:hint="eastAsia"/>
        </w:rPr>
        <w:t>하는 과정이다.</w:t>
      </w:r>
    </w:p>
    <w:p w14:paraId="120334BB" w14:textId="77777777" w:rsidR="009E491F" w:rsidRDefault="009E491F" w:rsidP="009E491F">
      <w:pPr>
        <w:pStyle w:val="3"/>
        <w:ind w:leftChars="0" w:left="188" w:right="207" w:firstLineChars="295" w:firstLine="610"/>
      </w:pPr>
      <w:bookmarkStart w:id="467" w:name="_Toc90300336"/>
      <w:bookmarkStart w:id="468" w:name="_Toc91080293"/>
      <w:r>
        <w:t>4-2-2-1. Import Data</w:t>
      </w:r>
      <w:bookmarkEnd w:id="467"/>
      <w:bookmarkEnd w:id="468"/>
    </w:p>
    <w:p w14:paraId="200AB0F8" w14:textId="77777777" w:rsidR="009E491F" w:rsidRPr="004319B6" w:rsidRDefault="009E491F" w:rsidP="009E491F">
      <w:r>
        <w:rPr>
          <w:rFonts w:hint="eastAsia"/>
        </w:rPr>
        <w:t>GDB to RDB 이관 시 JDBC Driver를 이용하여 데이터 Import 하는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0601" w14:paraId="496901CB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533D510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0819EC7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7B51B93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9EFA3BB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0601" w14:paraId="111A4482" w14:textId="77777777" w:rsidTr="00A758EB">
        <w:trPr>
          <w:trHeight w:val="66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69FD0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Import Data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DCAF3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Vendor JDBC Driver를 이용한 데이터 입력 기능</w:t>
            </w: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Multi thread 고려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FA4B1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E010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37C2F656" w14:textId="63C8BC78" w:rsidR="009E491F" w:rsidRDefault="009E491F" w:rsidP="009E491F">
      <w:pPr>
        <w:pStyle w:val="a8"/>
        <w:numPr>
          <w:ilvl w:val="0"/>
          <w:numId w:val="45"/>
        </w:numPr>
        <w:ind w:leftChars="0"/>
      </w:pPr>
      <w:r>
        <w:rPr>
          <w:rFonts w:hint="eastAsia"/>
        </w:rPr>
        <w:t xml:space="preserve">해당 기능은 </w:t>
      </w:r>
      <w:ins w:id="469" w:author="오명환" w:date="2021-12-27T11:19:00Z">
        <w:r w:rsidR="00AE2F64">
          <w:rPr>
            <w:rFonts w:hint="eastAsia"/>
          </w:rPr>
          <w:t>백그라운드</w:t>
        </w:r>
      </w:ins>
      <w:del w:id="470" w:author="오명환" w:date="2021-12-27T11:19:00Z">
        <w:r w:rsidDel="00AE2F64">
          <w:rPr>
            <w:rFonts w:hint="eastAsia"/>
          </w:rPr>
          <w:delText>Background</w:delText>
        </w:r>
      </w:del>
      <w:r>
        <w:rPr>
          <w:rFonts w:hint="eastAsia"/>
        </w:rPr>
        <w:t>에서 수행되는 작업이다.</w:t>
      </w:r>
    </w:p>
    <w:p w14:paraId="4D71032E" w14:textId="77777777" w:rsidR="009E491F" w:rsidRPr="00090601" w:rsidRDefault="009E491F" w:rsidP="009E491F"/>
    <w:p w14:paraId="0393CF8F" w14:textId="77777777" w:rsidR="009E491F" w:rsidRDefault="009E491F" w:rsidP="009E491F">
      <w:pPr>
        <w:pStyle w:val="3"/>
        <w:ind w:leftChars="0" w:left="188" w:right="207" w:firstLineChars="295" w:firstLine="610"/>
      </w:pPr>
      <w:bookmarkStart w:id="471" w:name="_Toc90300337"/>
      <w:bookmarkStart w:id="472" w:name="_Toc91080294"/>
      <w:r>
        <w:lastRenderedPageBreak/>
        <w:t>4-2-2-2. Export file for RDB</w:t>
      </w:r>
      <w:bookmarkEnd w:id="471"/>
      <w:bookmarkEnd w:id="472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0601" w14:paraId="10ED4C1A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88E5E3D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8C23A53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E447F21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4CE144B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0601" w14:paraId="355394FA" w14:textId="77777777" w:rsidTr="00A758EB">
        <w:trPr>
          <w:trHeight w:val="66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D468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file for RDB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79504" w14:textId="61CB165C" w:rsidR="009E491F" w:rsidRPr="00090601" w:rsidRDefault="00DB2488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szCs w:val="22"/>
              </w:rPr>
              <w:t xml:space="preserve">GraphDB </w:t>
            </w:r>
            <w:r w:rsidR="009E491F"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Java Client Driver를 이용한 데이터 추출 기능</w:t>
            </w:r>
            <w:r w:rsidR="009E491F"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Multi thread 고려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C8A8E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C23BB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1575ACA2" w14:textId="77777777" w:rsidTr="00A758EB">
        <w:trPr>
          <w:trHeight w:val="66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6FEB4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62EF5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CSV 생성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45899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7DF7D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5E6C7DD2" w14:textId="679E0BAD" w:rsidR="009E491F" w:rsidRDefault="00DB2488" w:rsidP="009E491F">
      <w:pPr>
        <w:pStyle w:val="a8"/>
        <w:numPr>
          <w:ilvl w:val="0"/>
          <w:numId w:val="44"/>
        </w:numPr>
        <w:ind w:leftChars="0"/>
      </w:pPr>
      <w:r>
        <w:t>GraphDB</w:t>
      </w:r>
      <w:r w:rsidR="009E491F">
        <w:rPr>
          <w:rFonts w:hint="eastAsia"/>
        </w:rPr>
        <w:t xml:space="preserve"> Java Client Driver 를 이용한 데이터 </w:t>
      </w:r>
      <w:r w:rsidR="009E491F">
        <w:t>추출</w:t>
      </w:r>
      <w:r w:rsidR="009E491F">
        <w:rPr>
          <w:rFonts w:hint="eastAsia"/>
        </w:rPr>
        <w:t xml:space="preserve"> 기능을 제공한다.</w:t>
      </w:r>
    </w:p>
    <w:p w14:paraId="0323B942" w14:textId="77777777" w:rsidR="009E491F" w:rsidRDefault="009E491F" w:rsidP="009E491F">
      <w:pPr>
        <w:pStyle w:val="a8"/>
        <w:numPr>
          <w:ilvl w:val="0"/>
          <w:numId w:val="44"/>
        </w:numPr>
        <w:ind w:leftChars="0"/>
      </w:pPr>
      <w:r>
        <w:rPr>
          <w:rFonts w:hint="eastAsia"/>
        </w:rPr>
        <w:t xml:space="preserve">CSV 생성 기능은 [그림 </w:t>
      </w:r>
      <w:r>
        <w:t>4-1-2-3</w:t>
      </w:r>
      <w:r>
        <w:rPr>
          <w:rFonts w:hint="eastAsia"/>
        </w:rPr>
        <w:t>] 출력 파일 설정 (CSV 생성) 단계를 이용한다.</w:t>
      </w:r>
    </w:p>
    <w:p w14:paraId="0C86D5E6" w14:textId="77777777" w:rsidR="009E491F" w:rsidRPr="00156B09" w:rsidRDefault="009E491F" w:rsidP="009E491F"/>
    <w:p w14:paraId="2BC87F85" w14:textId="77777777" w:rsidR="009E491F" w:rsidDel="00AE2F64" w:rsidRDefault="009E491F" w:rsidP="009E491F">
      <w:pPr>
        <w:jc w:val="center"/>
        <w:rPr>
          <w:del w:id="473" w:author="오명환" w:date="2021-12-27T11:19:00Z"/>
        </w:rPr>
      </w:pPr>
    </w:p>
    <w:p w14:paraId="45D0ED2B" w14:textId="77777777" w:rsidR="009E491F" w:rsidRDefault="009E491F" w:rsidP="009E491F"/>
    <w:p w14:paraId="7B276FBC" w14:textId="77777777" w:rsidR="009E491F" w:rsidRDefault="009E491F" w:rsidP="009E491F">
      <w:pPr>
        <w:pStyle w:val="2"/>
        <w:ind w:left="207" w:right="207"/>
      </w:pPr>
      <w:bookmarkStart w:id="474" w:name="_Toc90300338"/>
      <w:bookmarkStart w:id="475" w:name="_Toc91080295"/>
      <w:r>
        <w:t>4-3. Common</w:t>
      </w:r>
      <w:bookmarkEnd w:id="474"/>
      <w:bookmarkEnd w:id="475"/>
    </w:p>
    <w:p w14:paraId="32F6710A" w14:textId="77777777" w:rsidR="009E491F" w:rsidRDefault="009E491F" w:rsidP="009E491F">
      <w:r>
        <w:rPr>
          <w:rFonts w:hint="eastAsia"/>
        </w:rPr>
        <w:t>RDB to GDB, GDB to RDB 이관 기능 수행 시 필요한 공통 기능이며 Connection, Migration, Interface, Result로 구분된다.</w:t>
      </w:r>
    </w:p>
    <w:p w14:paraId="335B5C48" w14:textId="77777777" w:rsidR="009E491F" w:rsidRDefault="009E491F" w:rsidP="009E491F"/>
    <w:p w14:paraId="52F01337" w14:textId="77777777" w:rsidR="009E491F" w:rsidRDefault="009E491F" w:rsidP="009E491F">
      <w:pPr>
        <w:pStyle w:val="3"/>
        <w:ind w:leftChars="0" w:left="188" w:right="207" w:firstLineChars="100" w:firstLine="207"/>
      </w:pPr>
      <w:bookmarkStart w:id="476" w:name="_Toc90300339"/>
      <w:bookmarkStart w:id="477" w:name="_Toc91080296"/>
      <w:r>
        <w:t>4-3-1. Connection</w:t>
      </w:r>
      <w:bookmarkEnd w:id="476"/>
      <w:bookmarkEnd w:id="477"/>
    </w:p>
    <w:p w14:paraId="5F1E15BF" w14:textId="77777777" w:rsidR="009E491F" w:rsidRDefault="009E491F" w:rsidP="009E491F">
      <w:r>
        <w:rPr>
          <w:rFonts w:hint="eastAsia"/>
        </w:rPr>
        <w:t>이관을 위해 접속 정보를 추가, 수정, 삭제할 수 있다.</w:t>
      </w:r>
    </w:p>
    <w:p w14:paraId="20352864" w14:textId="77777777" w:rsidR="009E491F" w:rsidRDefault="009E491F" w:rsidP="009E491F"/>
    <w:p w14:paraId="325B3C4D" w14:textId="77777777" w:rsidR="009E491F" w:rsidRDefault="009E491F" w:rsidP="009E491F">
      <w:pPr>
        <w:pStyle w:val="3"/>
        <w:ind w:leftChars="0" w:left="188" w:right="207" w:firstLineChars="295" w:firstLine="610"/>
      </w:pPr>
      <w:bookmarkStart w:id="478" w:name="_Toc90300340"/>
      <w:bookmarkStart w:id="479" w:name="_Toc91080297"/>
      <w:r>
        <w:t>4-3-1-1. RDB 연결 설정</w:t>
      </w:r>
      <w:bookmarkEnd w:id="478"/>
      <w:bookmarkEnd w:id="479"/>
    </w:p>
    <w:p w14:paraId="712523BF" w14:textId="77777777" w:rsidR="009E491F" w:rsidRPr="00E03292" w:rsidRDefault="009E491F" w:rsidP="009E491F">
      <w:r>
        <w:rPr>
          <w:rFonts w:hint="eastAsia"/>
        </w:rPr>
        <w:t>이관을 위해RDB연결 시 사용할 정보를 설정한다.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FE33A4" w14:paraId="36424BD6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8D9450E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23B0EDE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EB619E4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B0BFEFF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FE33A4" w14:paraId="687A7F3C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42A5C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연결 설정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9C831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정보 </w:t>
            </w: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추가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1BF30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087E6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65E33200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0043A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F0055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정보 </w:t>
            </w: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삭제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C9FDC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D92BC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1FC3BB32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225EE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605EF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정보 수정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E7FEE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ED30F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47ED8BF3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1315A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F0868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t>연결 테스트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27F41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8DC06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7F1EC4D6" w14:textId="77777777" w:rsidR="009E491F" w:rsidRDefault="009E491F" w:rsidP="009E491F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>RDB 연결 정보 설정 기능을 제공한다.</w:t>
      </w:r>
    </w:p>
    <w:p w14:paraId="5A724498" w14:textId="77777777" w:rsidR="009E491F" w:rsidRDefault="009E491F" w:rsidP="009E491F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>연결 정보가 입력된 후 연결 테스트 기능으로 정상적으로 접속이 가능한 지 확인을 할 수 있다.</w:t>
      </w:r>
    </w:p>
    <w:p w14:paraId="6CBE68FC" w14:textId="77777777" w:rsidR="009E491F" w:rsidRPr="00FE33A4" w:rsidRDefault="009E491F" w:rsidP="009E491F">
      <w:pPr>
        <w:pStyle w:val="a8"/>
        <w:ind w:leftChars="0"/>
      </w:pPr>
    </w:p>
    <w:p w14:paraId="5FCE8FB8" w14:textId="77777777" w:rsidR="009E491F" w:rsidRDefault="009E491F" w:rsidP="009E491F">
      <w:pPr>
        <w:pStyle w:val="3"/>
        <w:ind w:leftChars="0" w:left="188" w:right="207" w:firstLineChars="292" w:firstLine="604"/>
      </w:pPr>
      <w:bookmarkStart w:id="480" w:name="_Toc90300341"/>
      <w:bookmarkStart w:id="481" w:name="_Toc91080298"/>
      <w:r>
        <w:t>4-3-1-</w:t>
      </w:r>
      <w:r>
        <w:rPr>
          <w:rFonts w:hint="eastAsia"/>
        </w:rPr>
        <w:t>2</w:t>
      </w:r>
      <w:r>
        <w:t>. GDB 연결 설정</w:t>
      </w:r>
      <w:bookmarkEnd w:id="480"/>
      <w:bookmarkEnd w:id="481"/>
    </w:p>
    <w:p w14:paraId="126C6F92" w14:textId="77777777" w:rsidR="009E491F" w:rsidRPr="00E03292" w:rsidRDefault="009E491F" w:rsidP="009E491F">
      <w:r>
        <w:rPr>
          <w:rFonts w:hint="eastAsia"/>
        </w:rPr>
        <w:t>이관을 위해GDB 연결 시 사용할 정보를 설정한다.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FE33A4" w14:paraId="6E96762E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500F2D4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0709118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97B3D02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7E02FCB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FE33A4" w14:paraId="39E55AEF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0B13C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연결 설정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BFB46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정보 </w:t>
            </w: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추가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39A46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25436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66291984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E48F5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1B972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정보 </w:t>
            </w: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삭제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4071A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17597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64BCA3ED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4B9F0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1E15FE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정보 수정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E50AB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98E15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425EE60B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9B54F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D54FE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t>연결 테스트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25E13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FFBE1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4DABFEC6" w14:textId="77777777" w:rsidR="009E491F" w:rsidRDefault="009E491F" w:rsidP="009E491F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>GDB 연결 정보 설정 기능(추가, 삭제, 수정)을 제공한다.</w:t>
      </w:r>
    </w:p>
    <w:p w14:paraId="5A59D668" w14:textId="77777777" w:rsidR="009E491F" w:rsidRDefault="009E491F" w:rsidP="009E491F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>연결 정보가 입력된 후 연결 테스트 기능으로 정상적으로 접속이 가능한 지 확인을 할 수 있다.</w:t>
      </w:r>
    </w:p>
    <w:p w14:paraId="438343E0" w14:textId="77777777" w:rsidR="009E491F" w:rsidRDefault="009E491F" w:rsidP="009E491F"/>
    <w:p w14:paraId="1DCFB807" w14:textId="77777777" w:rsidR="009E491F" w:rsidRDefault="009E491F" w:rsidP="009E491F">
      <w:pPr>
        <w:pStyle w:val="3"/>
        <w:ind w:leftChars="0" w:left="188" w:right="207" w:firstLineChars="100" w:firstLine="207"/>
      </w:pPr>
      <w:bookmarkStart w:id="482" w:name="_Toc90300342"/>
      <w:bookmarkStart w:id="483" w:name="_Toc91080299"/>
      <w:r>
        <w:t>4-3-2. Migration</w:t>
      </w:r>
      <w:bookmarkEnd w:id="482"/>
      <w:bookmarkEnd w:id="483"/>
    </w:p>
    <w:p w14:paraId="44D39B3E" w14:textId="5740C553" w:rsidR="009E491F" w:rsidRDefault="009E491F" w:rsidP="009E491F">
      <w:pPr>
        <w:pStyle w:val="3"/>
        <w:ind w:leftChars="0" w:left="188" w:right="207" w:firstLineChars="295" w:firstLine="610"/>
      </w:pPr>
      <w:bookmarkStart w:id="484" w:name="_Toc90300343"/>
      <w:bookmarkStart w:id="485" w:name="_Toc91080300"/>
      <w:r>
        <w:t xml:space="preserve">4-3-2-1. </w:t>
      </w:r>
      <w:commentRangeStart w:id="486"/>
      <w:del w:id="487" w:author="마인기" w:date="2021-12-27T21:11:00Z">
        <w:r w:rsidDel="00990804">
          <w:delText xml:space="preserve">multi </w:delText>
        </w:r>
      </w:del>
      <w:ins w:id="488" w:author="마인기" w:date="2021-12-27T21:11:00Z">
        <w:r w:rsidR="00990804">
          <w:t xml:space="preserve">Multi </w:t>
        </w:r>
      </w:ins>
      <w:r>
        <w:t>thread support</w:t>
      </w:r>
      <w:bookmarkEnd w:id="484"/>
      <w:bookmarkEnd w:id="485"/>
      <w:commentRangeEnd w:id="486"/>
      <w:r w:rsidR="002C1541">
        <w:rPr>
          <w:rStyle w:val="af8"/>
          <w:rFonts w:cstheme="minorBidi"/>
        </w:rPr>
        <w:commentReference w:id="486"/>
      </w:r>
    </w:p>
    <w:p w14:paraId="04F763EE" w14:textId="77777777" w:rsidR="009E491F" w:rsidRPr="00A20DC4" w:rsidRDefault="009E491F" w:rsidP="009E491F">
      <w:r>
        <w:rPr>
          <w:rFonts w:hint="eastAsia"/>
        </w:rPr>
        <w:t>사용자에게 이관 시 Thread 개수 설정할 수 있는 기능을 제공한다.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7316375F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1C1631A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303946B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B619AA6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A769A9C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3AD593EB" w14:textId="77777777" w:rsidTr="00A758EB">
        <w:trPr>
          <w:trHeight w:val="99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73C8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multi thread support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930F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Thread 개수 설정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7BF6F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Import 시 사용 개수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7C10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7C363541" w14:textId="77777777" w:rsidTr="00A758EB">
        <w:trPr>
          <w:trHeight w:val="99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87EC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575E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33A7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시 사용 개수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F5680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46A5E6C3" w14:textId="77777777" w:rsidR="009E491F" w:rsidRDefault="009E491F" w:rsidP="009E491F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Import 와 Export 시 필요한 Thread 개수를 설정하는 기능이다.</w:t>
      </w:r>
    </w:p>
    <w:p w14:paraId="6592B342" w14:textId="77777777" w:rsidR="009E491F" w:rsidRDefault="009E491F" w:rsidP="009E491F"/>
    <w:p w14:paraId="47F3E4CF" w14:textId="77777777" w:rsidR="009E491F" w:rsidRDefault="009E491F" w:rsidP="009E491F">
      <w:pPr>
        <w:pStyle w:val="3"/>
        <w:ind w:leftChars="0" w:left="188" w:right="207" w:firstLineChars="295" w:firstLine="610"/>
      </w:pPr>
      <w:bookmarkStart w:id="489" w:name="_Toc90300344"/>
      <w:bookmarkStart w:id="490" w:name="_Toc91080301"/>
      <w:r>
        <w:t>4-3-2-2. Export CMT Script</w:t>
      </w:r>
      <w:bookmarkEnd w:id="489"/>
      <w:bookmarkEnd w:id="490"/>
    </w:p>
    <w:p w14:paraId="729DC05F" w14:textId="77777777" w:rsidR="009E491F" w:rsidRPr="00E90E12" w:rsidRDefault="009E491F" w:rsidP="009E491F">
      <w:r>
        <w:rPr>
          <w:rFonts w:hint="eastAsia"/>
        </w:rPr>
        <w:t>사용자가 CMT Console에서 마이그레이션을 할 수 있도록 CMT 설정 XML 파일을 제공하는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5ABC929C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8EA0149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4402244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B6F4EE4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8323F8C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45E81B08" w14:textId="77777777" w:rsidTr="00A758EB">
        <w:trPr>
          <w:trHeight w:val="99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13FB8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CMT Script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62F8A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CMT 설정 완료 후 CMT CLI를 위한 XML Export 기능 </w:t>
            </w: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RDB to GDB</w:t>
            </w: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GDB to RDB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A95B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EDD2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7461DC44" w14:textId="77777777" w:rsidR="009E491F" w:rsidRDefault="009E491F" w:rsidP="009E491F">
      <w:pPr>
        <w:pStyle w:val="3"/>
        <w:numPr>
          <w:ilvl w:val="0"/>
          <w:numId w:val="43"/>
        </w:numPr>
        <w:ind w:leftChars="0" w:right="207"/>
      </w:pPr>
      <w:bookmarkStart w:id="491" w:name="_Toc90300345"/>
      <w:bookmarkStart w:id="492" w:name="_Toc90302662"/>
      <w:bookmarkStart w:id="493" w:name="_Toc91080302"/>
      <w:r>
        <w:rPr>
          <w:rFonts w:hint="eastAsia"/>
        </w:rPr>
        <w:t>CMT 설정 확인에서 스크립트 내보내기 기능을 사용할 수 있다.</w:t>
      </w:r>
      <w:bookmarkEnd w:id="491"/>
      <w:bookmarkEnd w:id="492"/>
      <w:bookmarkEnd w:id="493"/>
    </w:p>
    <w:p w14:paraId="694C1F27" w14:textId="77777777" w:rsidR="009E491F" w:rsidRPr="00D74445" w:rsidRDefault="009E491F" w:rsidP="009E491F"/>
    <w:p w14:paraId="2853FE26" w14:textId="77777777" w:rsidR="009E491F" w:rsidRPr="00551885" w:rsidRDefault="009E491F" w:rsidP="009E491F">
      <w:pPr>
        <w:jc w:val="center"/>
      </w:pPr>
      <w:r>
        <w:rPr>
          <w:noProof/>
        </w:rPr>
        <w:drawing>
          <wp:inline distT="0" distB="0" distL="0" distR="0" wp14:anchorId="7DF4DD43" wp14:editId="35D93C17">
            <wp:extent cx="4667250" cy="1638300"/>
            <wp:effectExtent l="19050" t="0" r="0" b="0"/>
            <wp:docPr id="2" name="Picture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49CF9F" w14:textId="77777777" w:rsidR="009E491F" w:rsidRPr="00424C92" w:rsidRDefault="009E491F" w:rsidP="009E491F">
      <w:pPr>
        <w:jc w:val="center"/>
      </w:pPr>
      <w:r>
        <w:rPr>
          <w:rFonts w:hint="eastAsia"/>
        </w:rPr>
        <w:t>[그림 4-3-2-2] 스크립트 내보내기 기능</w:t>
      </w:r>
    </w:p>
    <w:p w14:paraId="5FAEDC1A" w14:textId="77777777" w:rsidR="009E491F" w:rsidRDefault="009E491F" w:rsidP="009E491F"/>
    <w:p w14:paraId="523ECD60" w14:textId="77777777" w:rsidR="009E491F" w:rsidRDefault="009E491F" w:rsidP="009E491F">
      <w:pPr>
        <w:pStyle w:val="3"/>
        <w:ind w:leftChars="0" w:left="188" w:right="207" w:firstLineChars="100" w:firstLine="207"/>
      </w:pPr>
      <w:bookmarkStart w:id="494" w:name="_Toc90300346"/>
      <w:bookmarkStart w:id="495" w:name="_Toc91080303"/>
      <w:r>
        <w:t>4-3-3. Interface</w:t>
      </w:r>
      <w:bookmarkEnd w:id="494"/>
      <w:bookmarkEnd w:id="495"/>
    </w:p>
    <w:p w14:paraId="4E59C659" w14:textId="77777777" w:rsidR="009E491F" w:rsidRDefault="009E491F" w:rsidP="009E491F">
      <w:pPr>
        <w:pStyle w:val="3"/>
        <w:ind w:leftChars="0" w:left="188" w:right="207" w:firstLineChars="295" w:firstLine="610"/>
      </w:pPr>
      <w:bookmarkStart w:id="496" w:name="_Toc90300347"/>
      <w:bookmarkStart w:id="497" w:name="_Toc91080304"/>
      <w:r>
        <w:t>4-3-3-1. CLI 제공</w:t>
      </w:r>
      <w:bookmarkEnd w:id="496"/>
      <w:bookmarkEnd w:id="497"/>
    </w:p>
    <w:p w14:paraId="651B2271" w14:textId="77777777" w:rsidR="009E491F" w:rsidRPr="00D25808" w:rsidRDefault="009E491F" w:rsidP="009E491F">
      <w:r>
        <w:rPr>
          <w:rFonts w:hint="eastAsia"/>
        </w:rPr>
        <w:t>CLI 기능은 기존에 있는 기능인 CMT Console을 확장하도록 한다.</w:t>
      </w:r>
    </w:p>
    <w:tbl>
      <w:tblPr>
        <w:tblW w:w="4764" w:type="pct"/>
        <w:tblInd w:w="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85"/>
        <w:gridCol w:w="2224"/>
        <w:gridCol w:w="2224"/>
        <w:gridCol w:w="2357"/>
      </w:tblGrid>
      <w:tr w:rsidR="009E491F" w:rsidRPr="002647D8" w14:paraId="2E4C1968" w14:textId="77777777" w:rsidTr="00A758EB">
        <w:trPr>
          <w:trHeight w:val="435"/>
        </w:trPr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D052848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12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9E74D31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12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9890E05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1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9EB98A8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2AF5403C" w14:textId="77777777" w:rsidTr="00A758EB">
        <w:trPr>
          <w:trHeight w:val="330"/>
        </w:trPr>
        <w:tc>
          <w:tcPr>
            <w:tcW w:w="104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7835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CLI 제공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6BBA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CMT XML 사용하여 전체 이관 기능 </w:t>
            </w:r>
          </w:p>
        </w:tc>
        <w:tc>
          <w:tcPr>
            <w:tcW w:w="12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9089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AB742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66B4EA3A" w14:textId="77777777" w:rsidTr="00A758EB">
        <w:trPr>
          <w:trHeight w:val="330"/>
        </w:trPr>
        <w:tc>
          <w:tcPr>
            <w:tcW w:w="104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E0ECC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A6926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CMT XML 사용하여 증분 이관 기능 (RDB to GDB만 해당)</w:t>
            </w:r>
          </w:p>
        </w:tc>
        <w:tc>
          <w:tcPr>
            <w:tcW w:w="12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0A3C2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711DC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458AB3F2" w14:textId="77777777" w:rsidR="009E491F" w:rsidRDefault="009E491F" w:rsidP="009E491F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증분이관 기능은 CUBRID to TurboGraph++ 인 경우로 제한한다.</w:t>
      </w:r>
    </w:p>
    <w:p w14:paraId="752634EF" w14:textId="77777777" w:rsidR="009E491F" w:rsidRPr="002647D8" w:rsidRDefault="009E491F" w:rsidP="009E491F">
      <w:pPr>
        <w:pStyle w:val="a8"/>
        <w:ind w:leftChars="0"/>
      </w:pPr>
    </w:p>
    <w:p w14:paraId="55C9B5DA" w14:textId="77777777" w:rsidR="009E491F" w:rsidRDefault="009E491F" w:rsidP="009E491F">
      <w:pPr>
        <w:pStyle w:val="3"/>
        <w:ind w:leftChars="0" w:left="188" w:right="207" w:firstLineChars="295" w:firstLine="610"/>
      </w:pPr>
      <w:bookmarkStart w:id="498" w:name="_Toc90300348"/>
      <w:bookmarkStart w:id="499" w:name="_Toc91080305"/>
      <w:r>
        <w:t>4-3-3-2. GUI 제공</w:t>
      </w:r>
      <w:bookmarkEnd w:id="498"/>
      <w:bookmarkEnd w:id="499"/>
    </w:p>
    <w:p w14:paraId="36523DF1" w14:textId="77777777" w:rsidR="009E491F" w:rsidRPr="006D0019" w:rsidRDefault="009E491F" w:rsidP="009E491F">
      <w:r>
        <w:rPr>
          <w:rFonts w:hint="eastAsia"/>
        </w:rPr>
        <w:t>CMT 를 사용하는 사용자에게 GUI를 제공한다.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6AEF2D84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C1F26E9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22482C0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DB8CBE0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5723F31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74D32FEF" w14:textId="77777777" w:rsidTr="00A758EB">
        <w:trPr>
          <w:trHeight w:val="505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1FE50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GUI 제공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6297D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시 데이터베이스 타입 선택할 수 있는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285F0" w14:textId="3BBD61B6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del w:id="500" w:author="오명환" w:date="2021-12-27T11:20:00Z">
              <w:r w:rsidRPr="002647D8" w:rsidDel="00CC63D4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SourceDB type</w:delText>
              </w:r>
            </w:del>
            <w:ins w:id="501" w:author="오명환" w:date="2021-12-27T11:20:00Z">
              <w:r w:rsidR="00CC63D4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대상 </w:t>
              </w:r>
              <w:r w:rsidR="00CC63D4">
                <w:rPr>
                  <w:rFonts w:ascii="맑은 고딕" w:eastAsia="맑은 고딕" w:hAnsi="맑은 고딕" w:cs="굴림"/>
                  <w:color w:val="000000"/>
                  <w:szCs w:val="22"/>
                </w:rPr>
                <w:t xml:space="preserve">DB </w:t>
              </w:r>
            </w:ins>
            <w:ins w:id="502" w:author="오명환" w:date="2021-12-27T11:21:00Z">
              <w:r w:rsidR="00CC63D4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타입</w:t>
              </w:r>
            </w:ins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926D2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776C6504" w14:textId="77777777" w:rsidTr="00A758EB">
        <w:trPr>
          <w:trHeight w:val="505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2E85F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96AC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29EE6" w14:textId="5692FEA0" w:rsidR="009E491F" w:rsidRPr="009E3166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del w:id="503" w:author="오명환" w:date="2021-12-27T11:21:00Z">
              <w:r w:rsidRPr="002647D8" w:rsidDel="00CC63D4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TargetDB type</w:delText>
              </w:r>
            </w:del>
            <w:ins w:id="504" w:author="오명환" w:date="2021-12-27T11:21:00Z">
              <w:r w:rsidR="00CC63D4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목표 </w:t>
              </w:r>
              <w:r w:rsidR="00CC63D4">
                <w:rPr>
                  <w:rFonts w:ascii="맑은 고딕" w:eastAsia="맑은 고딕" w:hAnsi="맑은 고딕" w:cs="굴림"/>
                  <w:color w:val="000000"/>
                  <w:szCs w:val="22"/>
                </w:rPr>
                <w:t xml:space="preserve">DB </w:t>
              </w:r>
              <w:r w:rsidR="00CC63D4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타입</w:t>
              </w:r>
            </w:ins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BD64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2647D8" w14:paraId="444E5DAB" w14:textId="77777777" w:rsidTr="00A758EB">
        <w:trPr>
          <w:trHeight w:val="505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C336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DC8DF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FD88C" w14:textId="4202B6F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del w:id="505" w:author="오명환" w:date="2021-12-27T11:21:00Z">
              <w:r w:rsidRPr="002647D8" w:rsidDel="0094363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Target File</w:delText>
              </w:r>
            </w:del>
            <w:ins w:id="506" w:author="오명환" w:date="2021-12-27T11:21:00Z">
              <w:r w:rsidR="0094363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목표 파일 타입</w:t>
              </w:r>
            </w:ins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33BEA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2647D8" w14:paraId="3ABDD321" w14:textId="77777777" w:rsidTr="00A758EB">
        <w:trPr>
          <w:trHeight w:val="383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6C44E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C65A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57F2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Validation 기능 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CDFAD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</w:t>
            </w: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DB to GDB</w:t>
            </w:r>
          </w:p>
        </w:tc>
      </w:tr>
      <w:tr w:rsidR="009E491F" w:rsidRPr="002647D8" w14:paraId="0721DB28" w14:textId="77777777" w:rsidTr="00A758EB">
        <w:trPr>
          <w:trHeight w:val="153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F59665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6F64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32596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5C7E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to RDB</w:t>
            </w:r>
          </w:p>
        </w:tc>
      </w:tr>
      <w:tr w:rsidR="009E491F" w:rsidRPr="002647D8" w14:paraId="76B2E2CB" w14:textId="77777777" w:rsidTr="00A758EB">
        <w:trPr>
          <w:trHeight w:val="758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E14DE5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62528" w14:textId="50AC34C6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실시간 </w:t>
            </w:r>
            <w:ins w:id="507" w:author="오명환" w:date="2021-12-27T11:22:00Z">
              <w:r w:rsidR="0094363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이관 진행바 </w:t>
              </w:r>
            </w:ins>
            <w:del w:id="508" w:author="오명환" w:date="2021-12-27T11:22:00Z">
              <w:r w:rsidRPr="002647D8" w:rsidDel="0094363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Migration Progress</w:delText>
              </w:r>
            </w:del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정보 제공 기능 (두 종류로 나눠서 표현)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C36A3" w14:textId="6F6F96C3" w:rsidR="009E491F" w:rsidRPr="002647D8" w:rsidRDefault="0094363C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509" w:author="오명환" w:date="2021-12-27T11:21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정점</w:t>
              </w:r>
            </w:ins>
            <w:del w:id="510" w:author="오명환" w:date="2021-12-27T11:21:00Z">
              <w:r w:rsidR="009E491F" w:rsidRPr="002647D8" w:rsidDel="0094363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Vertices</w:delText>
              </w:r>
            </w:del>
            <w:r w:rsidR="009E491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이관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8F384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4F9044D4" w14:textId="77777777" w:rsidTr="00A758EB">
        <w:trPr>
          <w:trHeight w:val="757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B38FC4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F1C28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80F16" w14:textId="3977945B" w:rsidR="009E491F" w:rsidRPr="002647D8" w:rsidRDefault="0094363C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511" w:author="오명환" w:date="2021-12-27T11:21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간선</w:t>
              </w:r>
            </w:ins>
            <w:del w:id="512" w:author="오명환" w:date="2021-12-27T11:21:00Z">
              <w:r w:rsidR="009E491F" w:rsidRPr="002647D8" w:rsidDel="0094363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Edges</w:delText>
              </w:r>
            </w:del>
            <w:r w:rsidR="009E491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이관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8FB0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2647D8" w14:paraId="01C045FD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CAD567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A6706" w14:textId="3F568925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del w:id="513" w:author="오명환" w:date="2021-12-27T11:21:00Z">
              <w:r w:rsidRPr="002647D8" w:rsidDel="0094363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Migration Progress </w:delText>
              </w:r>
            </w:del>
            <w:ins w:id="514" w:author="오명환" w:date="2021-12-27T11:21:00Z">
              <w:r w:rsidR="0094363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이관 진행바</w:t>
              </w:r>
            </w:ins>
            <w:del w:id="515" w:author="오명환" w:date="2021-12-27T11:21:00Z">
              <w:r w:rsidRPr="002647D8" w:rsidDel="0094363C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Bar</w:delText>
              </w:r>
            </w:del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24B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0BB5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2C617EB6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9A9AA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EC5C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중단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6977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EB70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3346D1CD" w14:textId="77777777" w:rsidR="009E491F" w:rsidRDefault="009E491F" w:rsidP="009E491F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데이터베이스 이관 시 유형 선택</w:t>
      </w:r>
    </w:p>
    <w:p w14:paraId="3EEB7C77" w14:textId="77777777" w:rsidR="009E491F" w:rsidRDefault="009E491F" w:rsidP="009E491F">
      <w:pPr>
        <w:pStyle w:val="a8"/>
        <w:ind w:leftChars="0"/>
      </w:pPr>
      <w:r w:rsidRPr="00464FAF">
        <w:rPr>
          <w:noProof/>
        </w:rPr>
        <w:lastRenderedPageBreak/>
        <w:drawing>
          <wp:inline distT="0" distB="0" distL="0" distR="0" wp14:anchorId="69E315CB" wp14:editId="47C80BF9">
            <wp:extent cx="3781425" cy="2743200"/>
            <wp:effectExtent l="19050" t="0" r="9525" b="0"/>
            <wp:docPr id="4" name="Picture 1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388E744-8D00-4570-8989-25192A7785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388E744-8D00-4570-8989-25192A7785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B6A5" w14:textId="1BBF789B" w:rsidR="009E491F" w:rsidRDefault="009E491F" w:rsidP="009E491F">
      <w:pPr>
        <w:pStyle w:val="a8"/>
        <w:numPr>
          <w:ilvl w:val="1"/>
          <w:numId w:val="35"/>
        </w:numPr>
        <w:ind w:leftChars="0"/>
      </w:pPr>
      <w:del w:id="516" w:author="오명환" w:date="2021-12-27T11:22:00Z">
        <w:r w:rsidDel="00DA1DC7">
          <w:rPr>
            <w:rFonts w:hint="eastAsia"/>
          </w:rPr>
          <w:delText xml:space="preserve">SourceDB Type </w:delText>
        </w:r>
      </w:del>
      <w:ins w:id="517" w:author="오명환" w:date="2021-12-27T11:22:00Z">
        <w:r w:rsidR="00DA1DC7">
          <w:rPr>
            <w:rFonts w:hint="eastAsia"/>
          </w:rPr>
          <w:t xml:space="preserve">대상 </w:t>
        </w:r>
        <w:r w:rsidR="00DA1DC7">
          <w:t>DB</w:t>
        </w:r>
        <w:r w:rsidR="00DA1DC7">
          <w:rPr>
            <w:rFonts w:hint="eastAsia"/>
          </w:rPr>
          <w:t xml:space="preserve"> 타입 </w:t>
        </w:r>
      </w:ins>
      <w:r>
        <w:rPr>
          <w:rFonts w:hint="eastAsia"/>
        </w:rPr>
        <w:t>: Turbo Graph++</w:t>
      </w:r>
    </w:p>
    <w:p w14:paraId="47F5DAD7" w14:textId="01266B27" w:rsidR="009E491F" w:rsidRDefault="00DA1DC7" w:rsidP="009E491F">
      <w:pPr>
        <w:pStyle w:val="a8"/>
        <w:numPr>
          <w:ilvl w:val="1"/>
          <w:numId w:val="35"/>
        </w:numPr>
        <w:ind w:leftChars="0"/>
      </w:pPr>
      <w:ins w:id="518" w:author="오명환" w:date="2021-12-27T11:22:00Z">
        <w:r>
          <w:rPr>
            <w:rFonts w:hint="eastAsia"/>
          </w:rPr>
          <w:t xml:space="preserve">목표 </w:t>
        </w:r>
        <w:r>
          <w:t xml:space="preserve">DB </w:t>
        </w:r>
        <w:r>
          <w:rPr>
            <w:rFonts w:hint="eastAsia"/>
          </w:rPr>
          <w:t xml:space="preserve">타입 </w:t>
        </w:r>
      </w:ins>
      <w:del w:id="519" w:author="오명환" w:date="2021-12-27T11:22:00Z">
        <w:r w:rsidR="009E491F" w:rsidDel="00DA1DC7">
          <w:rPr>
            <w:rFonts w:hint="eastAsia"/>
          </w:rPr>
          <w:delText>TargetDB Type</w:delText>
        </w:r>
      </w:del>
      <w:r w:rsidR="009E491F">
        <w:rPr>
          <w:rFonts w:hint="eastAsia"/>
        </w:rPr>
        <w:t xml:space="preserve"> : Turbo Graph++, Local CSV File for TurboGraph++</w:t>
      </w:r>
    </w:p>
    <w:p w14:paraId="3DD95088" w14:textId="77777777" w:rsidR="009E491F" w:rsidRDefault="009E491F" w:rsidP="009E491F">
      <w:pPr>
        <w:pStyle w:val="a8"/>
        <w:numPr>
          <w:ilvl w:val="1"/>
          <w:numId w:val="35"/>
        </w:numPr>
        <w:ind w:leftChars="0"/>
      </w:pPr>
      <w:r>
        <w:rPr>
          <w:rFonts w:hint="eastAsia"/>
        </w:rPr>
        <w:t>Type 선택 시 Validation</w:t>
      </w:r>
    </w:p>
    <w:p w14:paraId="54F356DC" w14:textId="7ECF19EB" w:rsidR="009E491F" w:rsidRDefault="006D5025" w:rsidP="009E491F">
      <w:pPr>
        <w:pStyle w:val="a8"/>
        <w:numPr>
          <w:ilvl w:val="2"/>
          <w:numId w:val="35"/>
        </w:numPr>
        <w:ind w:leftChars="0"/>
      </w:pPr>
      <w:ins w:id="520" w:author="오명환" w:date="2021-12-27T11:25:00Z">
        <w:r>
          <w:rPr>
            <w:rFonts w:hint="eastAsia"/>
          </w:rPr>
          <w:t xml:space="preserve">대상 </w:t>
        </w:r>
        <w:r>
          <w:t xml:space="preserve">DB </w:t>
        </w:r>
        <w:r>
          <w:rPr>
            <w:rFonts w:hint="eastAsia"/>
          </w:rPr>
          <w:t>타입</w:t>
        </w:r>
      </w:ins>
      <w:del w:id="521" w:author="오명환" w:date="2021-12-27T11:25:00Z">
        <w:r w:rsidR="009E491F" w:rsidDel="006D5025">
          <w:rPr>
            <w:rFonts w:hint="eastAsia"/>
          </w:rPr>
          <w:delText>Source Type</w:delText>
        </w:r>
      </w:del>
      <w:r w:rsidR="009E491F">
        <w:rPr>
          <w:rFonts w:hint="eastAsia"/>
        </w:rPr>
        <w:t>이 TurboGraph일 경우, Target은 CUBRID와 CSV for TurboGraph++ 만 선택 가능</w:t>
      </w:r>
    </w:p>
    <w:p w14:paraId="16580D84" w14:textId="77777777" w:rsidR="009E491F" w:rsidRDefault="009E491F" w:rsidP="009E491F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이관 정보 제공</w:t>
      </w:r>
    </w:p>
    <w:p w14:paraId="4B0B4164" w14:textId="127B8CB0" w:rsidR="009E491F" w:rsidRDefault="00EC6F46" w:rsidP="009E491F">
      <w:pPr>
        <w:pStyle w:val="a8"/>
        <w:numPr>
          <w:ilvl w:val="1"/>
          <w:numId w:val="35"/>
        </w:numPr>
        <w:ind w:leftChars="0"/>
      </w:pPr>
      <w:ins w:id="522" w:author="오명환" w:date="2021-12-27T11:25:00Z">
        <w:r>
          <w:rPr>
            <w:rFonts w:hint="eastAsia"/>
          </w:rPr>
          <w:t>정점</w:t>
        </w:r>
      </w:ins>
      <w:del w:id="523" w:author="오명환" w:date="2021-12-27T11:25:00Z">
        <w:r w:rsidR="009E491F" w:rsidDel="00EC6F46">
          <w:rPr>
            <w:rFonts w:hint="eastAsia"/>
          </w:rPr>
          <w:delText>Vertices</w:delText>
        </w:r>
      </w:del>
      <w:r w:rsidR="009E491F">
        <w:rPr>
          <w:rFonts w:hint="eastAsia"/>
        </w:rPr>
        <w:t xml:space="preserve">, </w:t>
      </w:r>
      <w:ins w:id="524" w:author="오명환" w:date="2021-12-27T11:25:00Z">
        <w:r>
          <w:rPr>
            <w:rFonts w:hint="eastAsia"/>
          </w:rPr>
          <w:t>간선</w:t>
        </w:r>
      </w:ins>
      <w:del w:id="525" w:author="오명환" w:date="2021-12-27T11:25:00Z">
        <w:r w:rsidR="009E491F" w:rsidDel="00EC6F46">
          <w:rPr>
            <w:rFonts w:hint="eastAsia"/>
          </w:rPr>
          <w:delText>Edges</w:delText>
        </w:r>
      </w:del>
      <w:r w:rsidR="009E491F">
        <w:rPr>
          <w:rFonts w:hint="eastAsia"/>
        </w:rPr>
        <w:t xml:space="preserve"> 의 정보 나누어 이관</w:t>
      </w:r>
    </w:p>
    <w:p w14:paraId="09D87B43" w14:textId="4FDF161F" w:rsidR="009E491F" w:rsidRDefault="009E491F" w:rsidP="009E491F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 xml:space="preserve">이관 정보 제공 시 </w:t>
      </w:r>
      <w:del w:id="526" w:author="오명환" w:date="2021-12-27T11:25:00Z">
        <w:r w:rsidDel="00E90A02">
          <w:rPr>
            <w:rFonts w:hint="eastAsia"/>
          </w:rPr>
          <w:delText>Progre</w:delText>
        </w:r>
        <w:r w:rsidDel="00EC6F46">
          <w:rPr>
            <w:rFonts w:hint="eastAsia"/>
          </w:rPr>
          <w:delText>ss ba</w:delText>
        </w:r>
      </w:del>
      <w:ins w:id="527" w:author="오명환" w:date="2021-12-27T11:25:00Z">
        <w:r w:rsidR="00E90A02">
          <w:rPr>
            <w:rFonts w:hint="eastAsia"/>
          </w:rPr>
          <w:t xml:space="preserve">이관 </w:t>
        </w:r>
      </w:ins>
      <w:ins w:id="528" w:author="오명환" w:date="2021-12-27T11:26:00Z">
        <w:r w:rsidR="00E90A02">
          <w:rPr>
            <w:rFonts w:hint="eastAsia"/>
          </w:rPr>
          <w:t>진행바</w:t>
        </w:r>
      </w:ins>
      <w:del w:id="529" w:author="오명환" w:date="2021-12-27T11:25:00Z">
        <w:r w:rsidDel="00E90A02">
          <w:rPr>
            <w:rFonts w:hint="eastAsia"/>
          </w:rPr>
          <w:delText>r</w:delText>
        </w:r>
      </w:del>
      <w:r>
        <w:rPr>
          <w:rFonts w:hint="eastAsia"/>
        </w:rPr>
        <w:t>를 통해 이관 현황을 보기 쉽도록 함</w:t>
      </w:r>
    </w:p>
    <w:p w14:paraId="50FD7C53" w14:textId="77777777" w:rsidR="009E491F" w:rsidRDefault="009E491F" w:rsidP="009E491F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이관 중 중단 기능 제공</w:t>
      </w:r>
    </w:p>
    <w:p w14:paraId="279764D4" w14:textId="77777777" w:rsidR="009E491F" w:rsidRDefault="009E491F" w:rsidP="009E491F"/>
    <w:p w14:paraId="7603E956" w14:textId="77777777" w:rsidR="009E491F" w:rsidRDefault="009E491F" w:rsidP="009E491F">
      <w:pPr>
        <w:pStyle w:val="3"/>
        <w:ind w:leftChars="0" w:left="188" w:right="207" w:firstLineChars="295" w:firstLine="610"/>
      </w:pPr>
      <w:bookmarkStart w:id="530" w:name="_Toc90300349"/>
      <w:bookmarkStart w:id="531" w:name="_Toc91080306"/>
      <w:r>
        <w:t>4-3-3-3. GDB interface</w:t>
      </w:r>
      <w:bookmarkEnd w:id="530"/>
      <w:bookmarkEnd w:id="531"/>
    </w:p>
    <w:p w14:paraId="0F1B7DA8" w14:textId="77777777" w:rsidR="009E491F" w:rsidRPr="00025EC3" w:rsidRDefault="009E491F" w:rsidP="009E491F">
      <w:r>
        <w:rPr>
          <w:rFonts w:hint="eastAsia"/>
        </w:rPr>
        <w:t>GDB 를 설정 및 사용할 수 있도록 인터페이스 제공을 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0EA43363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CB061C9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5A42800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59F4286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9C7BCD6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4A1C3343" w14:textId="77777777" w:rsidTr="00A758EB">
        <w:trPr>
          <w:trHeight w:val="91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4280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interface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107FC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기존 연결 설정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기능 확장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C2E27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385AD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77635082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6E75D05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84DD3" w14:textId="2462AE0C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CMT 내 </w:t>
            </w:r>
            <w:r w:rsidR="00DB2488">
              <w:rPr>
                <w:rFonts w:ascii="맑은 고딕" w:eastAsia="맑은 고딕" w:hAnsi="맑은 고딕" w:cs="굴림"/>
                <w:color w:val="000000"/>
                <w:szCs w:val="22"/>
              </w:rPr>
              <w:t>GraphDB</w:t>
            </w: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Java Driver 지원 기능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E7CA8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10D2D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2A41547D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149146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602A0" w14:textId="425F3415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CMT 내 </w:t>
            </w:r>
            <w:r w:rsidR="00DB2488">
              <w:rPr>
                <w:rFonts w:ascii="맑은 고딕" w:eastAsia="맑은 고딕" w:hAnsi="맑은 고딕" w:cs="굴림"/>
                <w:color w:val="000000"/>
                <w:szCs w:val="22"/>
              </w:rPr>
              <w:t>GraphDB</w:t>
            </w: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Java Driver Load 시 Validation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F5F95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2BE74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63C09B01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30C10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294AF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시 Event 발생 시 log 저장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ED35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F962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6F0755B8" w14:textId="77777777" w:rsidR="009E491F" w:rsidRDefault="009E491F" w:rsidP="009E491F">
      <w:pPr>
        <w:pStyle w:val="a8"/>
        <w:numPr>
          <w:ilvl w:val="0"/>
          <w:numId w:val="46"/>
        </w:numPr>
        <w:ind w:leftChars="0"/>
      </w:pPr>
      <w:r>
        <w:rPr>
          <w:rFonts w:hint="eastAsia"/>
        </w:rPr>
        <w:t xml:space="preserve">TurboGraph++ 연결 정보 입력 기능 </w:t>
      </w:r>
    </w:p>
    <w:p w14:paraId="07706451" w14:textId="77777777" w:rsidR="009E491F" w:rsidRDefault="009E491F" w:rsidP="009E491F">
      <w:pPr>
        <w:pStyle w:val="a8"/>
        <w:numPr>
          <w:ilvl w:val="1"/>
          <w:numId w:val="46"/>
        </w:numPr>
        <w:ind w:left="1227"/>
      </w:pPr>
      <w:r>
        <w:lastRenderedPageBreak/>
        <w:t>View 확장</w:t>
      </w:r>
    </w:p>
    <w:p w14:paraId="7DC51D43" w14:textId="5FFE6A8F" w:rsidR="009E491F" w:rsidRDefault="009E491F" w:rsidP="009E491F">
      <w:pPr>
        <w:pStyle w:val="a8"/>
        <w:numPr>
          <w:ilvl w:val="1"/>
          <w:numId w:val="46"/>
        </w:numPr>
        <w:ind w:left="1227"/>
      </w:pPr>
      <w:commentRangeStart w:id="532"/>
      <w:r>
        <w:t>Cont</w:t>
      </w:r>
      <w:ins w:id="533" w:author="마인기" w:date="2021-12-27T21:11:00Z">
        <w:r w:rsidR="00990804">
          <w:rPr>
            <w:rFonts w:hint="eastAsia"/>
          </w:rPr>
          <w:t>r</w:t>
        </w:r>
      </w:ins>
      <w:r>
        <w:t xml:space="preserve">oller </w:t>
      </w:r>
      <w:commentRangeEnd w:id="532"/>
      <w:r w:rsidR="00323F6D">
        <w:rPr>
          <w:rStyle w:val="af8"/>
        </w:rPr>
        <w:commentReference w:id="532"/>
      </w:r>
      <w:r>
        <w:t>확장</w:t>
      </w:r>
    </w:p>
    <w:p w14:paraId="0E008921" w14:textId="77777777" w:rsidR="009E491F" w:rsidRDefault="009E491F" w:rsidP="009E491F">
      <w:pPr>
        <w:pStyle w:val="a8"/>
        <w:ind w:leftChars="0" w:left="1280"/>
        <w:jc w:val="center"/>
      </w:pPr>
      <w:r w:rsidRPr="00F22379">
        <w:rPr>
          <w:noProof/>
        </w:rPr>
        <w:drawing>
          <wp:inline distT="0" distB="0" distL="0" distR="0" wp14:anchorId="608039A1" wp14:editId="322FBE17">
            <wp:extent cx="4152900" cy="3124200"/>
            <wp:effectExtent l="19050" t="0" r="0" b="0"/>
            <wp:docPr id="20" name="Picture 1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D843568-D2C8-445F-9E3D-A348043CB4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D843568-D2C8-445F-9E3D-A348043CB4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7F25" w14:textId="219F04FB" w:rsidR="009E491F" w:rsidRDefault="009E491F" w:rsidP="009E491F">
      <w:pPr>
        <w:pStyle w:val="a8"/>
        <w:numPr>
          <w:ilvl w:val="0"/>
          <w:numId w:val="46"/>
        </w:numPr>
        <w:ind w:leftChars="0"/>
      </w:pPr>
      <w:r>
        <w:rPr>
          <w:rFonts w:hint="eastAsia"/>
        </w:rPr>
        <w:t xml:space="preserve">데이터베이스 종류가 TurboGraph++인 경우, </w:t>
      </w:r>
      <w:r w:rsidR="003D6543">
        <w:t>GraphDB</w:t>
      </w:r>
      <w:r>
        <w:rPr>
          <w:rFonts w:hint="eastAsia"/>
        </w:rPr>
        <w:t xml:space="preserve"> Java Driver인지 확인하는 Validation 작업을 추가한다.</w:t>
      </w:r>
    </w:p>
    <w:p w14:paraId="2CAF8536" w14:textId="61916E35" w:rsidR="009E491F" w:rsidRDefault="009E491F" w:rsidP="009E491F">
      <w:pPr>
        <w:pStyle w:val="a8"/>
        <w:numPr>
          <w:ilvl w:val="0"/>
          <w:numId w:val="46"/>
        </w:numPr>
        <w:ind w:leftChars="0"/>
      </w:pPr>
      <w:r>
        <w:t>해당</w:t>
      </w:r>
      <w:r>
        <w:rPr>
          <w:rFonts w:hint="eastAsia"/>
        </w:rPr>
        <w:t xml:space="preserve"> </w:t>
      </w:r>
      <w:r>
        <w:t>인터페이스를</w:t>
      </w:r>
      <w:r>
        <w:rPr>
          <w:rFonts w:hint="eastAsia"/>
        </w:rPr>
        <w:t xml:space="preserve"> 사용 시</w:t>
      </w:r>
      <w:ins w:id="534" w:author="오명환" w:date="2021-12-27T13:25:00Z">
        <w:r w:rsidR="009408E1">
          <w:t xml:space="preserve"> </w:t>
        </w:r>
      </w:ins>
      <w:ins w:id="535" w:author="오명환" w:date="2021-12-27T13:26:00Z">
        <w:r w:rsidR="009408E1">
          <w:rPr>
            <w:rFonts w:hint="eastAsia"/>
          </w:rPr>
          <w:t xml:space="preserve">이벤트 </w:t>
        </w:r>
      </w:ins>
      <w:del w:id="536" w:author="오명환" w:date="2021-12-27T13:25:00Z">
        <w:r w:rsidDel="009408E1">
          <w:rPr>
            <w:rFonts w:hint="eastAsia"/>
          </w:rPr>
          <w:delText xml:space="preserve"> Event </w:delText>
        </w:r>
      </w:del>
      <w:r>
        <w:rPr>
          <w:rFonts w:hint="eastAsia"/>
        </w:rPr>
        <w:t xml:space="preserve">발생 시 </w:t>
      </w:r>
      <w:ins w:id="537" w:author="오명환" w:date="2021-12-27T13:26:00Z">
        <w:r w:rsidR="009408E1">
          <w:rPr>
            <w:rFonts w:hint="eastAsia"/>
          </w:rPr>
          <w:t>로그</w:t>
        </w:r>
      </w:ins>
      <w:del w:id="538" w:author="오명환" w:date="2021-12-27T13:26:00Z">
        <w:r w:rsidDel="009408E1">
          <w:rPr>
            <w:rFonts w:hint="eastAsia"/>
          </w:rPr>
          <w:delText>Log</w:delText>
        </w:r>
      </w:del>
      <w:r>
        <w:rPr>
          <w:rFonts w:hint="eastAsia"/>
        </w:rPr>
        <w:t>를 저장</w:t>
      </w:r>
      <w:r>
        <w:t>한다</w:t>
      </w:r>
      <w:r>
        <w:rPr>
          <w:rFonts w:hint="eastAsia"/>
        </w:rPr>
        <w:t>.</w:t>
      </w:r>
    </w:p>
    <w:p w14:paraId="64962921" w14:textId="77777777" w:rsidR="009E491F" w:rsidRPr="002647D8" w:rsidRDefault="009E491F" w:rsidP="009E491F"/>
    <w:p w14:paraId="6FB4BFE3" w14:textId="77777777" w:rsidR="009E491F" w:rsidRDefault="009E491F" w:rsidP="009E491F">
      <w:pPr>
        <w:pStyle w:val="3"/>
        <w:ind w:leftChars="0" w:left="188" w:right="207" w:firstLineChars="295" w:firstLine="610"/>
      </w:pPr>
      <w:bookmarkStart w:id="539" w:name="_Toc90300350"/>
      <w:bookmarkStart w:id="540" w:name="_Toc91080307"/>
      <w:r>
        <w:t>4-3-3-4. RDB interface</w:t>
      </w:r>
      <w:bookmarkEnd w:id="539"/>
      <w:bookmarkEnd w:id="540"/>
    </w:p>
    <w:p w14:paraId="04324CB2" w14:textId="77777777" w:rsidR="009E491F" w:rsidRPr="00025EC3" w:rsidRDefault="009E491F" w:rsidP="009E491F">
      <w:r>
        <w:rPr>
          <w:rFonts w:hint="eastAsia"/>
        </w:rPr>
        <w:t>RDB를 설정 및 사용할 수 있도록 인터페이스 제공을 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5C37233C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8B50B6E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484285D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D0D7AD7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92E31BE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36FA8365" w14:textId="77777777" w:rsidTr="00A758EB">
        <w:trPr>
          <w:trHeight w:val="751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F8D2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interface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6577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Vendor JDBC Driver 지원 기능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69C0A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D18BA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4CBCC8C2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F7BC7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C6312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시 Event 발생 시 log 저장 기능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1AB5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60CF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016E9093" w14:textId="77777777" w:rsidR="009E491F" w:rsidRDefault="009E491F" w:rsidP="009E491F">
      <w:pPr>
        <w:pStyle w:val="a8"/>
        <w:numPr>
          <w:ilvl w:val="0"/>
          <w:numId w:val="42"/>
        </w:numPr>
        <w:ind w:leftChars="0"/>
      </w:pPr>
      <w:r>
        <w:rPr>
          <w:rFonts w:hint="eastAsia"/>
        </w:rPr>
        <w:t>Vendor JDBC Driver를 사용하여 데이터 이관할 수 있도록 한다.</w:t>
      </w:r>
    </w:p>
    <w:p w14:paraId="09ACFF91" w14:textId="0EA667C5" w:rsidR="009E491F" w:rsidRDefault="009E491F" w:rsidP="009E491F">
      <w:pPr>
        <w:pStyle w:val="a8"/>
        <w:numPr>
          <w:ilvl w:val="0"/>
          <w:numId w:val="42"/>
        </w:numPr>
        <w:ind w:leftChars="0"/>
      </w:pPr>
      <w:r>
        <w:rPr>
          <w:rFonts w:hint="eastAsia"/>
        </w:rPr>
        <w:t xml:space="preserve">이관 시 </w:t>
      </w:r>
      <w:ins w:id="541" w:author="오명환" w:date="2021-12-27T13:26:00Z">
        <w:r w:rsidR="009408E1">
          <w:rPr>
            <w:rFonts w:hint="eastAsia"/>
          </w:rPr>
          <w:t xml:space="preserve">이벤트 </w:t>
        </w:r>
      </w:ins>
      <w:del w:id="542" w:author="오명환" w:date="2021-12-27T13:26:00Z">
        <w:r w:rsidDel="009408E1">
          <w:rPr>
            <w:rFonts w:hint="eastAsia"/>
          </w:rPr>
          <w:delText xml:space="preserve">Event </w:delText>
        </w:r>
      </w:del>
      <w:r>
        <w:rPr>
          <w:rFonts w:hint="eastAsia"/>
        </w:rPr>
        <w:t xml:space="preserve">발생 시 </w:t>
      </w:r>
      <w:ins w:id="543" w:author="오명환" w:date="2021-12-27T13:26:00Z">
        <w:r w:rsidR="009408E1">
          <w:rPr>
            <w:rFonts w:hint="eastAsia"/>
          </w:rPr>
          <w:t>로그를</w:t>
        </w:r>
      </w:ins>
      <w:del w:id="544" w:author="오명환" w:date="2021-12-27T13:26:00Z">
        <w:r w:rsidDel="009408E1">
          <w:rPr>
            <w:rFonts w:hint="eastAsia"/>
          </w:rPr>
          <w:delText>Log</w:delText>
        </w:r>
      </w:del>
      <w:r>
        <w:rPr>
          <w:rFonts w:hint="eastAsia"/>
        </w:rPr>
        <w:t xml:space="preserve"> 저장할 수 있게 한다.</w:t>
      </w:r>
    </w:p>
    <w:p w14:paraId="4CD51EF0" w14:textId="77777777" w:rsidR="009E491F" w:rsidRPr="00A9236C" w:rsidRDefault="009E491F" w:rsidP="009E491F"/>
    <w:p w14:paraId="2710CA8C" w14:textId="77777777" w:rsidR="009E491F" w:rsidRDefault="009E491F" w:rsidP="009E491F">
      <w:pPr>
        <w:pStyle w:val="3"/>
        <w:ind w:leftChars="0" w:left="188" w:right="207" w:firstLineChars="100" w:firstLine="207"/>
      </w:pPr>
      <w:bookmarkStart w:id="545" w:name="_Toc90300351"/>
      <w:bookmarkStart w:id="546" w:name="_Toc91080308"/>
      <w:r>
        <w:t>4-3-4. Result</w:t>
      </w:r>
      <w:bookmarkEnd w:id="545"/>
      <w:bookmarkEnd w:id="546"/>
    </w:p>
    <w:p w14:paraId="4A37277D" w14:textId="150AC9A8" w:rsidR="009E491F" w:rsidRPr="001C307F" w:rsidRDefault="009408E1" w:rsidP="009E491F">
      <w:ins w:id="547" w:author="오명환" w:date="2021-12-27T13:26:00Z">
        <w:r>
          <w:rPr>
            <w:rFonts w:hint="eastAsia"/>
          </w:rPr>
          <w:t>이관</w:t>
        </w:r>
      </w:ins>
      <w:del w:id="548" w:author="오명환" w:date="2021-12-27T13:26:00Z">
        <w:r w:rsidR="009E491F" w:rsidDel="009408E1">
          <w:delText>마이그레이션</w:delText>
        </w:r>
      </w:del>
      <w:r w:rsidR="009E491F">
        <w:rPr>
          <w:rFonts w:hint="eastAsia"/>
        </w:rPr>
        <w:t xml:space="preserve"> 완료 후 사용자에게 보여주는 결과 정보이다.</w:t>
      </w:r>
    </w:p>
    <w:p w14:paraId="40F2BCF4" w14:textId="40500EA0" w:rsidR="009E491F" w:rsidRDefault="009E491F" w:rsidP="009E491F">
      <w:pPr>
        <w:pStyle w:val="3"/>
        <w:ind w:leftChars="0" w:left="188" w:right="207" w:firstLineChars="295" w:firstLine="610"/>
      </w:pPr>
      <w:bookmarkStart w:id="549" w:name="_Toc90300352"/>
      <w:bookmarkStart w:id="550" w:name="_Toc91080309"/>
      <w:r>
        <w:t xml:space="preserve">4-3-4-1. 이관 </w:t>
      </w:r>
      <w:ins w:id="551" w:author="오명환" w:date="2021-12-27T13:26:00Z">
        <w:r w:rsidR="009408E1">
          <w:rPr>
            <w:rFonts w:hint="eastAsia"/>
          </w:rPr>
          <w:t>요약 기능</w:t>
        </w:r>
      </w:ins>
      <w:del w:id="552" w:author="오명환" w:date="2021-12-27T13:26:00Z">
        <w:r w:rsidDel="009408E1">
          <w:rPr>
            <w:rFonts w:hint="eastAsia"/>
          </w:rPr>
          <w:delText>S</w:delText>
        </w:r>
        <w:r w:rsidDel="009408E1">
          <w:delText>ummary</w:delText>
        </w:r>
      </w:del>
      <w:bookmarkEnd w:id="549"/>
      <w:bookmarkEnd w:id="550"/>
    </w:p>
    <w:p w14:paraId="3B47AE9D" w14:textId="77777777" w:rsidR="009E491F" w:rsidRPr="001B3179" w:rsidRDefault="009E491F" w:rsidP="009E491F">
      <w:r>
        <w:rPr>
          <w:rFonts w:hint="eastAsia"/>
        </w:rPr>
        <w:t>사용자가 이관 내용에 대해 요약한 내용을 확인할 수 있는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796AC7B2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8028BEF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4BF33EE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637FEB6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D33705F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71422261" w14:textId="77777777" w:rsidTr="00A758EB">
        <w:trPr>
          <w:trHeight w:val="66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BFA0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이관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</w:t>
            </w: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ummary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42D9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이관 </w:t>
            </w:r>
            <w:del w:id="553" w:author="오명환" w:date="2021-12-27T13:26:00Z">
              <w:r w:rsidRPr="002647D8" w:rsidDel="009408E1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Migration</w:delText>
              </w:r>
            </w:del>
            <w:del w:id="554" w:author="오명환" w:date="2021-12-27T13:27:00Z">
              <w:r w:rsidRPr="002647D8" w:rsidDel="009408E1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 Progress </w:delText>
              </w:r>
            </w:del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완료된 결과 표현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50F0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D98F8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112DDD99" w14:textId="77777777" w:rsidR="009E491F" w:rsidRDefault="009E491F" w:rsidP="009E491F">
      <w:pPr>
        <w:pStyle w:val="a8"/>
        <w:numPr>
          <w:ilvl w:val="0"/>
          <w:numId w:val="48"/>
        </w:numPr>
        <w:ind w:leftChars="0"/>
      </w:pPr>
      <w:r>
        <w:rPr>
          <w:rFonts w:hint="eastAsia"/>
        </w:rPr>
        <w:lastRenderedPageBreak/>
        <w:t>이관 완료 후 요약 기능을 [그림 4-3-4-1]과 같이 제공한다.</w:t>
      </w:r>
    </w:p>
    <w:p w14:paraId="279B01E3" w14:textId="77777777" w:rsidR="009E491F" w:rsidRDefault="009E491F" w:rsidP="009E491F"/>
    <w:p w14:paraId="00A42A00" w14:textId="77777777" w:rsidR="009E491F" w:rsidRDefault="009E491F" w:rsidP="009E491F">
      <w:r w:rsidRPr="00C07361">
        <w:rPr>
          <w:noProof/>
        </w:rPr>
        <w:drawing>
          <wp:inline distT="0" distB="0" distL="0" distR="0" wp14:anchorId="6C9C41B5" wp14:editId="4191B64A">
            <wp:extent cx="5731510" cy="3038435"/>
            <wp:effectExtent l="19050" t="0" r="2540" b="0"/>
            <wp:docPr id="8" name="Picture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848C152-7F29-4EA4-A1D4-2C1462F385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848C152-7F29-4EA4-A1D4-2C1462F385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EEE2" w14:textId="0D40F293" w:rsidR="009E491F" w:rsidRPr="009A7CDC" w:rsidRDefault="009E491F" w:rsidP="009E491F">
      <w:pPr>
        <w:spacing w:after="0" w:line="240" w:lineRule="auto"/>
        <w:jc w:val="center"/>
        <w:rPr>
          <w:rFonts w:ascii="맑은 고딕" w:eastAsia="맑은 고딕" w:hAnsi="맑은 고딕" w:cs="굴림"/>
          <w:color w:val="000000"/>
          <w:szCs w:val="22"/>
        </w:rPr>
      </w:pPr>
      <w:r>
        <w:rPr>
          <w:rFonts w:hint="eastAsia"/>
        </w:rPr>
        <w:t xml:space="preserve">[그림 4-3-4-1] </w:t>
      </w:r>
      <w:r w:rsidRPr="002647D8">
        <w:rPr>
          <w:rFonts w:ascii="맑은 고딕" w:eastAsia="맑은 고딕" w:hAnsi="맑은 고딕" w:cs="굴림" w:hint="eastAsia"/>
          <w:color w:val="000000"/>
          <w:szCs w:val="22"/>
        </w:rPr>
        <w:t>이관</w:t>
      </w:r>
      <w:ins w:id="555" w:author="오명환" w:date="2021-12-27T13:28:00Z">
        <w:r w:rsidR="00D07D35">
          <w:rPr>
            <w:rFonts w:ascii="맑은 고딕" w:eastAsia="맑은 고딕" w:hAnsi="맑은 고딕" w:cs="굴림" w:hint="eastAsia"/>
            <w:color w:val="000000"/>
            <w:szCs w:val="22"/>
          </w:rPr>
          <w:t xml:space="preserve"> 요약 </w:t>
        </w:r>
      </w:ins>
      <w:del w:id="556" w:author="오명환" w:date="2021-12-27T13:28:00Z">
        <w:r w:rsidRPr="002647D8" w:rsidDel="00D07D35">
          <w:rPr>
            <w:rFonts w:ascii="맑은 고딕" w:eastAsia="맑은 고딕" w:hAnsi="맑은 고딕" w:cs="굴림" w:hint="eastAsia"/>
            <w:color w:val="000000"/>
            <w:szCs w:val="22"/>
          </w:rPr>
          <w:delText xml:space="preserve"> </w:delText>
        </w:r>
        <w:r w:rsidDel="00D07D35">
          <w:rPr>
            <w:rFonts w:ascii="맑은 고딕" w:eastAsia="맑은 고딕" w:hAnsi="맑은 고딕" w:cs="굴림" w:hint="eastAsia"/>
            <w:color w:val="000000"/>
            <w:szCs w:val="22"/>
          </w:rPr>
          <w:delText>S</w:delText>
        </w:r>
        <w:r w:rsidRPr="002647D8" w:rsidDel="00D07D35">
          <w:rPr>
            <w:rFonts w:ascii="맑은 고딕" w:eastAsia="맑은 고딕" w:hAnsi="맑은 고딕" w:cs="굴림" w:hint="eastAsia"/>
            <w:color w:val="000000"/>
            <w:szCs w:val="22"/>
          </w:rPr>
          <w:delText>ummary</w:delText>
        </w:r>
      </w:del>
      <w:r>
        <w:rPr>
          <w:rFonts w:hint="eastAsia"/>
        </w:rPr>
        <w:t>기능 제공</w:t>
      </w:r>
    </w:p>
    <w:p w14:paraId="5A38265F" w14:textId="77777777" w:rsidR="009E491F" w:rsidRDefault="009E491F" w:rsidP="009E491F"/>
    <w:p w14:paraId="372500C9" w14:textId="77777777" w:rsidR="009E491F" w:rsidRPr="009A7CDC" w:rsidRDefault="009E491F" w:rsidP="009E491F"/>
    <w:p w14:paraId="219C0154" w14:textId="1DC9FC1A" w:rsidR="009E491F" w:rsidRDefault="009E491F" w:rsidP="009E491F">
      <w:pPr>
        <w:pStyle w:val="3"/>
        <w:ind w:leftChars="0" w:left="188" w:right="207" w:firstLineChars="295" w:firstLine="610"/>
      </w:pPr>
      <w:bookmarkStart w:id="557" w:name="_Toc90300353"/>
      <w:bookmarkStart w:id="558" w:name="_Toc91080310"/>
      <w:r>
        <w:t xml:space="preserve">4-3-4-2. </w:t>
      </w:r>
      <w:ins w:id="559" w:author="오명환" w:date="2021-12-27T13:27:00Z">
        <w:r w:rsidR="00D07D35">
          <w:rPr>
            <w:rFonts w:hint="eastAsia"/>
          </w:rPr>
          <w:t>오류</w:t>
        </w:r>
      </w:ins>
      <w:del w:id="560" w:author="오명환" w:date="2021-12-27T13:27:00Z">
        <w:r w:rsidDel="00D07D35">
          <w:delText>에러</w:delText>
        </w:r>
      </w:del>
      <w:r>
        <w:t xml:space="preserve"> 로그 기능</w:t>
      </w:r>
      <w:bookmarkEnd w:id="557"/>
      <w:bookmarkEnd w:id="558"/>
    </w:p>
    <w:p w14:paraId="78EBB2FA" w14:textId="77777777" w:rsidR="009E491F" w:rsidRPr="008878DA" w:rsidRDefault="009E491F" w:rsidP="009E491F">
      <w:r>
        <w:rPr>
          <w:rFonts w:hint="eastAsia"/>
        </w:rPr>
        <w:t>사용자가 이관 후 오류가 발생한 내용에 대해 확인할 수 있는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234E8797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53E1B42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AA85EF6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84FCEBE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8BB44E2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0E6F4F99" w14:textId="77777777" w:rsidTr="00A758EB">
        <w:trPr>
          <w:trHeight w:val="3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47E81" w14:textId="091BB748" w:rsidR="009E491F" w:rsidRPr="002647D8" w:rsidRDefault="00D07D35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ins w:id="561" w:author="오명환" w:date="2021-12-27T13:28:00Z">
              <w:r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오류</w:t>
              </w:r>
            </w:ins>
            <w:del w:id="562" w:author="오명환" w:date="2021-12-27T13:28:00Z">
              <w:r w:rsidR="009E491F" w:rsidRPr="002647D8" w:rsidDel="00D07D3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에러</w:delText>
              </w:r>
            </w:del>
            <w:r w:rsidR="009E491F"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로그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5DBC1" w14:textId="7B4208E1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</w:t>
            </w:r>
            <w:ins w:id="563" w:author="오명환" w:date="2021-12-27T13:28:00Z">
              <w:r w:rsidR="00D07D3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 후</w:t>
              </w:r>
            </w:ins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</w:t>
            </w:r>
            <w:ins w:id="564" w:author="오명환" w:date="2021-12-27T13:28:00Z">
              <w:r w:rsidR="00D07D3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이관 </w:t>
              </w:r>
            </w:ins>
            <w:del w:id="565" w:author="오명환" w:date="2021-12-27T13:27:00Z">
              <w:r w:rsidRPr="002647D8" w:rsidDel="000508F1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후 </w:delText>
              </w:r>
            </w:del>
            <w:ins w:id="566" w:author="오명환" w:date="2021-12-27T13:27:00Z">
              <w:r w:rsidR="000508F1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보고</w:t>
              </w:r>
            </w:ins>
            <w:del w:id="567" w:author="오명환" w:date="2021-12-27T13:27:00Z">
              <w:r w:rsidRPr="002647D8" w:rsidDel="000508F1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Report </w:delText>
              </w:r>
            </w:del>
            <w:ins w:id="568" w:author="오명환" w:date="2021-12-27T13:28:00Z">
              <w:r w:rsidR="00D07D3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서에</w:t>
              </w:r>
            </w:ins>
            <w:del w:id="569" w:author="오명환" w:date="2021-12-27T13:28:00Z">
              <w:r w:rsidRPr="002647D8" w:rsidDel="00D07D35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시</w:delText>
              </w:r>
            </w:del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</w:t>
            </w:r>
            <w:ins w:id="570" w:author="오명환" w:date="2021-12-27T13:27:00Z">
              <w:r w:rsidR="000508F1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>오류</w:t>
              </w:r>
            </w:ins>
            <w:del w:id="571" w:author="오명환" w:date="2021-12-27T13:27:00Z">
              <w:r w:rsidRPr="002647D8" w:rsidDel="000508F1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>Error</w:delText>
              </w:r>
            </w:del>
            <w:ins w:id="572" w:author="오명환" w:date="2021-12-27T13:27:00Z">
              <w:r w:rsidR="000508F1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t xml:space="preserve"> 로그 </w:t>
              </w:r>
            </w:ins>
            <w:del w:id="573" w:author="오명환" w:date="2021-12-27T13:27:00Z">
              <w:r w:rsidRPr="002647D8" w:rsidDel="000508F1">
                <w:rPr>
                  <w:rFonts w:ascii="맑은 고딕" w:eastAsia="맑은 고딕" w:hAnsi="맑은 고딕" w:cs="굴림" w:hint="eastAsia"/>
                  <w:color w:val="000000"/>
                  <w:szCs w:val="22"/>
                </w:rPr>
                <w:delText xml:space="preserve"> Log </w:delText>
              </w:r>
            </w:del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제공(Display)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C3A2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ED49D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5F4D5BC6" w14:textId="4FA305BF" w:rsidR="009E491F" w:rsidRDefault="00D07D35" w:rsidP="009E491F">
      <w:pPr>
        <w:pStyle w:val="a8"/>
        <w:numPr>
          <w:ilvl w:val="0"/>
          <w:numId w:val="41"/>
        </w:numPr>
        <w:ind w:leftChars="0"/>
      </w:pPr>
      <w:ins w:id="574" w:author="오명환" w:date="2021-12-27T13:28:00Z">
        <w:r>
          <w:rPr>
            <w:rFonts w:hint="eastAsia"/>
          </w:rPr>
          <w:t xml:space="preserve">이관 </w:t>
        </w:r>
      </w:ins>
      <w:del w:id="575" w:author="오명환" w:date="2021-12-27T13:28:00Z">
        <w:r w:rsidR="009E491F" w:rsidDel="00D07D35">
          <w:delText>마이그레이션</w:delText>
        </w:r>
        <w:r w:rsidR="009E491F" w:rsidDel="00D07D35">
          <w:rPr>
            <w:rFonts w:hint="eastAsia"/>
          </w:rPr>
          <w:delText xml:space="preserve"> </w:delText>
        </w:r>
      </w:del>
      <w:r w:rsidR="009E491F">
        <w:rPr>
          <w:rFonts w:hint="eastAsia"/>
        </w:rPr>
        <w:t xml:space="preserve">완료 후 </w:t>
      </w:r>
      <w:ins w:id="576" w:author="오명환" w:date="2021-12-27T13:28:00Z">
        <w:r>
          <w:rPr>
            <w:rFonts w:hint="eastAsia"/>
          </w:rPr>
          <w:t xml:space="preserve">이관 </w:t>
        </w:r>
      </w:ins>
      <w:del w:id="577" w:author="오명환" w:date="2021-12-27T13:28:00Z">
        <w:r w:rsidR="009E491F" w:rsidDel="00D07D35">
          <w:rPr>
            <w:rFonts w:hint="eastAsia"/>
          </w:rPr>
          <w:delText xml:space="preserve">마이그레이션 </w:delText>
        </w:r>
      </w:del>
      <w:r w:rsidR="009E491F">
        <w:rPr>
          <w:rFonts w:hint="eastAsia"/>
        </w:rPr>
        <w:t>보고서 내에 로그 탭에 표시할 수 있도록 한다.</w:t>
      </w:r>
    </w:p>
    <w:p w14:paraId="35C6A7CD" w14:textId="77777777" w:rsidR="009E491F" w:rsidRDefault="009E491F" w:rsidP="009E491F">
      <w:r w:rsidRPr="00C07361">
        <w:rPr>
          <w:noProof/>
        </w:rPr>
        <w:lastRenderedPageBreak/>
        <w:drawing>
          <wp:inline distT="0" distB="0" distL="0" distR="0" wp14:anchorId="0E0B0057" wp14:editId="5718B9B5">
            <wp:extent cx="5731510" cy="3048233"/>
            <wp:effectExtent l="19050" t="0" r="2540" b="0"/>
            <wp:docPr id="9" name="Picture 7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D0B8D49-2F9C-4BA3-A8DD-690162FBE5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D0B8D49-2F9C-4BA3-A8DD-690162FBE5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3A64" w14:textId="78D40C97" w:rsidR="009E491F" w:rsidRPr="002647D8" w:rsidRDefault="009E491F" w:rsidP="009E491F">
      <w:pPr>
        <w:jc w:val="center"/>
      </w:pPr>
      <w:r>
        <w:rPr>
          <w:rFonts w:hint="eastAsia"/>
        </w:rPr>
        <w:t>[그림 4-3-4-2]</w:t>
      </w:r>
      <w:ins w:id="578" w:author="오명환" w:date="2021-12-27T13:28:00Z">
        <w:r w:rsidR="00D07D35">
          <w:rPr>
            <w:rFonts w:hint="eastAsia"/>
          </w:rPr>
          <w:t xml:space="preserve"> 오류</w:t>
        </w:r>
      </w:ins>
      <w:del w:id="579" w:author="오명환" w:date="2021-12-27T13:28:00Z">
        <w:r w:rsidDel="00D07D35">
          <w:rPr>
            <w:rFonts w:hint="eastAsia"/>
          </w:rPr>
          <w:delText xml:space="preserve"> 에러</w:delText>
        </w:r>
      </w:del>
      <w:r>
        <w:rPr>
          <w:rFonts w:hint="eastAsia"/>
        </w:rPr>
        <w:t xml:space="preserve"> 발생한 로그 확인 기능 제공</w:t>
      </w:r>
    </w:p>
    <w:p w14:paraId="0AA677E7" w14:textId="5EE35FE8" w:rsidR="009E491F" w:rsidRDefault="009E491F" w:rsidP="002863CF"/>
    <w:p w14:paraId="53E32FBB" w14:textId="4DAAFAB7" w:rsidR="007737C9" w:rsidRDefault="007737C9" w:rsidP="002863CF"/>
    <w:p w14:paraId="336119E5" w14:textId="2F2B30BF" w:rsidR="007737C9" w:rsidRDefault="007737C9" w:rsidP="002863CF"/>
    <w:p w14:paraId="26F9DEF6" w14:textId="5AEB5975" w:rsidR="007737C9" w:rsidRDefault="007737C9" w:rsidP="002863CF"/>
    <w:p w14:paraId="11D3D265" w14:textId="063B2DF5" w:rsidR="007737C9" w:rsidRDefault="007737C9" w:rsidP="002863CF"/>
    <w:p w14:paraId="275ECB80" w14:textId="7AB1A984" w:rsidR="007737C9" w:rsidRDefault="007737C9" w:rsidP="002863CF"/>
    <w:p w14:paraId="0CC119C1" w14:textId="6705AAB2" w:rsidR="007737C9" w:rsidRDefault="007737C9" w:rsidP="002863CF"/>
    <w:p w14:paraId="5F726799" w14:textId="42FD38DD" w:rsidR="007737C9" w:rsidRDefault="007737C9" w:rsidP="002863CF"/>
    <w:p w14:paraId="077B5FCA" w14:textId="23167245" w:rsidR="007737C9" w:rsidRDefault="007737C9" w:rsidP="002863CF"/>
    <w:p w14:paraId="2F2A8926" w14:textId="0DDC469B" w:rsidR="007737C9" w:rsidRDefault="007737C9" w:rsidP="002863CF"/>
    <w:p w14:paraId="568D6CF1" w14:textId="0A994214" w:rsidR="007737C9" w:rsidRDefault="007737C9" w:rsidP="002863CF"/>
    <w:p w14:paraId="3488BBA7" w14:textId="7C93CCF5" w:rsidR="007737C9" w:rsidRDefault="007737C9" w:rsidP="002863CF"/>
    <w:p w14:paraId="4D2AC44C" w14:textId="7CB963A9" w:rsidR="007737C9" w:rsidRDefault="007737C9" w:rsidP="002863CF"/>
    <w:p w14:paraId="6F31323E" w14:textId="4D616B6F" w:rsidR="007737C9" w:rsidRDefault="007737C9" w:rsidP="002863CF"/>
    <w:p w14:paraId="2D63655B" w14:textId="59341A57" w:rsidR="007737C9" w:rsidRDefault="007737C9" w:rsidP="002863CF"/>
    <w:p w14:paraId="3EE363FB" w14:textId="347F6EFF" w:rsidR="007737C9" w:rsidRDefault="007737C9" w:rsidP="002863CF"/>
    <w:p w14:paraId="17D20C2C" w14:textId="7029BE29" w:rsidR="007737C9" w:rsidRDefault="007737C9" w:rsidP="002863CF"/>
    <w:p w14:paraId="0C71245B" w14:textId="6B8C7B77" w:rsidR="007737C9" w:rsidRDefault="007737C9" w:rsidP="002863CF"/>
    <w:p w14:paraId="07697E38" w14:textId="751BD2BA" w:rsidR="007737C9" w:rsidRDefault="007737C9" w:rsidP="002863CF"/>
    <w:p w14:paraId="4770261A" w14:textId="34728917" w:rsidR="007737C9" w:rsidRDefault="007737C9" w:rsidP="002863CF"/>
    <w:p w14:paraId="2902026F" w14:textId="4D243650" w:rsidR="007737C9" w:rsidRDefault="007737C9" w:rsidP="002863CF"/>
    <w:p w14:paraId="01447AAD" w14:textId="3B22E9A2" w:rsidR="007737C9" w:rsidRDefault="007737C9" w:rsidP="002863CF"/>
    <w:p w14:paraId="4569BAD4" w14:textId="04312731" w:rsidR="007737C9" w:rsidRDefault="007737C9" w:rsidP="002863CF"/>
    <w:p w14:paraId="6CB943E9" w14:textId="1CFD6882" w:rsidR="007737C9" w:rsidRPr="007737C9" w:rsidRDefault="007737C9" w:rsidP="007737C9">
      <w:pPr>
        <w:pStyle w:val="1"/>
        <w:rPr>
          <w:rStyle w:val="1Char"/>
        </w:rPr>
      </w:pPr>
      <w:bookmarkStart w:id="580" w:name="_Toc91080311"/>
      <w:r w:rsidRPr="007737C9">
        <w:rPr>
          <w:rStyle w:val="1Char"/>
          <w:b/>
        </w:rPr>
        <w:lastRenderedPageBreak/>
        <w:t xml:space="preserve">5. </w:t>
      </w:r>
      <w:r w:rsidRPr="007737C9">
        <w:rPr>
          <w:rStyle w:val="1Char"/>
          <w:rFonts w:hint="eastAsia"/>
          <w:b/>
        </w:rPr>
        <w:t>W</w:t>
      </w:r>
      <w:r w:rsidRPr="007737C9">
        <w:rPr>
          <w:rStyle w:val="1Char"/>
          <w:b/>
        </w:rPr>
        <w:t>BS 일정</w:t>
      </w:r>
      <w:bookmarkEnd w:id="580"/>
    </w:p>
    <w:p w14:paraId="7DC85E39" w14:textId="6F56085B" w:rsidR="007737C9" w:rsidRDefault="007737C9" w:rsidP="002863CF">
      <w:r>
        <w:t>2</w:t>
      </w:r>
      <w:r>
        <w:rPr>
          <w:rFonts w:hint="eastAsia"/>
        </w:rPr>
        <w:t xml:space="preserve">차년도 </w:t>
      </w:r>
      <w:r>
        <w:t>(202</w:t>
      </w:r>
      <w:r w:rsidR="006948CB">
        <w:t>2</w:t>
      </w:r>
      <w:r>
        <w:rPr>
          <w:rFonts w:hint="eastAsia"/>
        </w:rPr>
        <w:t>년)</w:t>
      </w:r>
    </w:p>
    <w:p w14:paraId="51620DAB" w14:textId="2A9FDA13" w:rsidR="007737C9" w:rsidRDefault="007737C9" w:rsidP="002863CF">
      <w:r>
        <w:rPr>
          <w:noProof/>
        </w:rPr>
        <w:drawing>
          <wp:inline distT="0" distB="0" distL="0" distR="0" wp14:anchorId="517DDEE5" wp14:editId="10E2E109">
            <wp:extent cx="5731510" cy="295021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08CD" w14:textId="65E852AC" w:rsidR="007737C9" w:rsidRDefault="007737C9" w:rsidP="002863CF"/>
    <w:p w14:paraId="1CB88527" w14:textId="4D50A7C3" w:rsidR="007737C9" w:rsidRDefault="007737C9" w:rsidP="002863CF">
      <w:r>
        <w:t>3</w:t>
      </w:r>
      <w:r>
        <w:rPr>
          <w:rFonts w:hint="eastAsia"/>
        </w:rPr>
        <w:t>차년도</w:t>
      </w:r>
      <w:r>
        <w:t xml:space="preserve"> (202</w:t>
      </w:r>
      <w:r w:rsidR="006948CB">
        <w:t>3</w:t>
      </w:r>
      <w:r>
        <w:rPr>
          <w:rFonts w:hint="eastAsia"/>
        </w:rPr>
        <w:t>년)</w:t>
      </w:r>
    </w:p>
    <w:p w14:paraId="295C32C1" w14:textId="1414014A" w:rsidR="007737C9" w:rsidRDefault="007737C9" w:rsidP="002863CF">
      <w:r>
        <w:rPr>
          <w:rFonts w:hint="eastAsia"/>
          <w:noProof/>
        </w:rPr>
        <w:drawing>
          <wp:inline distT="0" distB="0" distL="0" distR="0" wp14:anchorId="6A5FF241" wp14:editId="700558AE">
            <wp:extent cx="5731510" cy="38379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403C" w14:textId="45E71B28" w:rsidR="00936F03" w:rsidRDefault="00936F03" w:rsidP="002863CF"/>
    <w:p w14:paraId="4E09B3CF" w14:textId="6543E3B7" w:rsidR="00936F03" w:rsidRDefault="00936F03" w:rsidP="002863CF"/>
    <w:p w14:paraId="6A93838C" w14:textId="3E128DE3" w:rsidR="00936F03" w:rsidRDefault="00936F03" w:rsidP="00527A83">
      <w:pPr>
        <w:pStyle w:val="1"/>
        <w:numPr>
          <w:ilvl w:val="0"/>
          <w:numId w:val="50"/>
        </w:numPr>
      </w:pPr>
      <w:bookmarkStart w:id="581" w:name="_Toc90658335"/>
      <w:bookmarkStart w:id="582" w:name="_Toc91080312"/>
      <w:r>
        <w:rPr>
          <w:rFonts w:hint="eastAsia"/>
        </w:rPr>
        <w:lastRenderedPageBreak/>
        <w:t>설계 관련 문서</w:t>
      </w:r>
      <w:bookmarkEnd w:id="581"/>
      <w:bookmarkEnd w:id="582"/>
    </w:p>
    <w:p w14:paraId="06B8FF03" w14:textId="77777777" w:rsidR="00936F03" w:rsidRPr="00936F03" w:rsidRDefault="00936F03" w:rsidP="00936F03"/>
    <w:p w14:paraId="4A31481D" w14:textId="62A9D6C4" w:rsidR="00936F03" w:rsidRDefault="00527A83" w:rsidP="00527A83">
      <w:pPr>
        <w:pStyle w:val="a8"/>
        <w:numPr>
          <w:ilvl w:val="0"/>
          <w:numId w:val="49"/>
        </w:numPr>
        <w:ind w:leftChars="0"/>
      </w:pPr>
      <w:r>
        <w:rPr>
          <w:rFonts w:hint="eastAsia"/>
        </w:rPr>
        <w:t>문서</w:t>
      </w:r>
      <w:r w:rsidR="00C678E0">
        <w:rPr>
          <w:rFonts w:hint="eastAsia"/>
        </w:rPr>
        <w:t xml:space="preserve"> </w:t>
      </w:r>
      <w:r>
        <w:rPr>
          <w:rFonts w:hint="eastAsia"/>
        </w:rPr>
        <w:t xml:space="preserve">참조 </w:t>
      </w:r>
      <w:r w:rsidR="00936F03">
        <w:rPr>
          <w:rFonts w:hint="eastAsia"/>
        </w:rPr>
        <w:t>주소</w:t>
      </w:r>
      <w:r>
        <w:rPr>
          <w:rFonts w:hint="eastAsia"/>
        </w:rPr>
        <w:t xml:space="preserve"> </w:t>
      </w:r>
      <w:r>
        <w:t xml:space="preserve">: </w:t>
      </w:r>
      <w:r w:rsidR="00936F03" w:rsidRPr="00936F03">
        <w:t>https://github.com/postech-dblab-iitp/migration-toolkit</w:t>
      </w:r>
    </w:p>
    <w:p w14:paraId="28929605" w14:textId="77777777" w:rsidR="00527A83" w:rsidRDefault="00936F03" w:rsidP="00936F03">
      <w:pPr>
        <w:pStyle w:val="a8"/>
        <w:numPr>
          <w:ilvl w:val="1"/>
          <w:numId w:val="49"/>
        </w:numPr>
        <w:ind w:leftChars="0"/>
      </w:pPr>
      <w:r>
        <w:rPr>
          <w:rFonts w:hint="eastAsia"/>
        </w:rPr>
        <w:t>요구 사항 정의서</w:t>
      </w:r>
    </w:p>
    <w:p w14:paraId="382A7092" w14:textId="6F5AD3F4" w:rsidR="00936F03" w:rsidRDefault="00936F03" w:rsidP="00527A83">
      <w:pPr>
        <w:pStyle w:val="a8"/>
        <w:numPr>
          <w:ilvl w:val="2"/>
          <w:numId w:val="49"/>
        </w:numPr>
        <w:ind w:leftChars="0"/>
      </w:pPr>
      <w:r>
        <w:rPr>
          <w:rFonts w:hint="eastAsia"/>
        </w:rPr>
        <w:t>Mi</w:t>
      </w:r>
      <w:r>
        <w:t>T</w:t>
      </w:r>
      <w:r>
        <w:rPr>
          <w:rFonts w:hint="eastAsia"/>
        </w:rPr>
        <w:t>_docs/</w:t>
      </w:r>
      <w:r w:rsidRPr="00936F03">
        <w:t xml:space="preserve"> 001. 요구사항 정의서</w:t>
      </w:r>
      <w:r>
        <w:rPr>
          <w:rFonts w:hint="eastAsia"/>
        </w:rPr>
        <w:t>/</w:t>
      </w:r>
      <w:r w:rsidRPr="00936F03">
        <w:rPr>
          <w:rFonts w:hint="eastAsia"/>
        </w:rPr>
        <w:t xml:space="preserve"> </w:t>
      </w:r>
      <w:r w:rsidRPr="00936F03">
        <w:t>GDBMS 이관 도구 요구사항 정의서.xlsx</w:t>
      </w:r>
    </w:p>
    <w:p w14:paraId="66B8BB4B" w14:textId="77777777" w:rsidR="00527A83" w:rsidRDefault="00936F03" w:rsidP="00936F03">
      <w:pPr>
        <w:pStyle w:val="a8"/>
        <w:numPr>
          <w:ilvl w:val="1"/>
          <w:numId w:val="49"/>
        </w:numPr>
        <w:ind w:leftChars="0"/>
      </w:pPr>
      <w:r>
        <w:rPr>
          <w:rFonts w:hint="eastAsia"/>
        </w:rPr>
        <w:t xml:space="preserve">시각화도구 UI/UX 설계문서 </w:t>
      </w:r>
    </w:p>
    <w:p w14:paraId="4F2D5B4B" w14:textId="15E6B990" w:rsidR="00936F03" w:rsidRDefault="00936F03" w:rsidP="00527A83">
      <w:pPr>
        <w:pStyle w:val="a8"/>
        <w:numPr>
          <w:ilvl w:val="2"/>
          <w:numId w:val="49"/>
        </w:numPr>
        <w:ind w:leftChars="0"/>
      </w:pPr>
      <w:r>
        <w:rPr>
          <w:rFonts w:hint="eastAsia"/>
        </w:rPr>
        <w:t>Mi</w:t>
      </w:r>
      <w:r>
        <w:t>T</w:t>
      </w:r>
      <w:r>
        <w:rPr>
          <w:rFonts w:hint="eastAsia"/>
        </w:rPr>
        <w:t>_docs/0</w:t>
      </w:r>
      <w:r>
        <w:t xml:space="preserve">03. </w:t>
      </w:r>
      <w:r>
        <w:rPr>
          <w:rFonts w:hint="eastAsia"/>
        </w:rPr>
        <w:t>화면설계서/이관도구_UI_UX_기획서.pptx</w:t>
      </w:r>
    </w:p>
    <w:p w14:paraId="24737CE7" w14:textId="77777777" w:rsidR="00527A83" w:rsidRDefault="00936F03" w:rsidP="00936F03">
      <w:pPr>
        <w:pStyle w:val="a8"/>
        <w:numPr>
          <w:ilvl w:val="1"/>
          <w:numId w:val="49"/>
        </w:numPr>
        <w:ind w:leftChars="0"/>
      </w:pPr>
      <w:r>
        <w:rPr>
          <w:rFonts w:hint="eastAsia"/>
        </w:rPr>
        <w:t xml:space="preserve">WBS 문서 </w:t>
      </w:r>
    </w:p>
    <w:p w14:paraId="1A142650" w14:textId="1C9A666B" w:rsidR="00936F03" w:rsidRDefault="00936F03" w:rsidP="00527A83">
      <w:pPr>
        <w:pStyle w:val="a8"/>
        <w:numPr>
          <w:ilvl w:val="2"/>
          <w:numId w:val="49"/>
        </w:numPr>
        <w:ind w:leftChars="0"/>
      </w:pPr>
      <w:r>
        <w:rPr>
          <w:rFonts w:hint="eastAsia"/>
        </w:rPr>
        <w:t>Mi</w:t>
      </w:r>
      <w:r>
        <w:t>T</w:t>
      </w:r>
      <w:r>
        <w:rPr>
          <w:rFonts w:hint="eastAsia"/>
        </w:rPr>
        <w:t>_docs/</w:t>
      </w:r>
      <w:r>
        <w:t xml:space="preserve">004. WBS/ </w:t>
      </w:r>
      <w:r w:rsidR="00527A83" w:rsidRPr="00527A83">
        <w:t>IITP_큐브리드_이관_도구_(MiT)_WBS_(Draft).xlsx</w:t>
      </w:r>
    </w:p>
    <w:p w14:paraId="7883C350" w14:textId="51B3A103" w:rsidR="00936F03" w:rsidRPr="009E491F" w:rsidRDefault="00936F03" w:rsidP="002863CF"/>
    <w:sectPr w:rsidR="00936F03" w:rsidRPr="009E491F" w:rsidSect="002A071D">
      <w:headerReference w:type="default" r:id="rId28"/>
      <w:footerReference w:type="default" r:id="rId29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8" w:author="한기수" w:date="2021-12-22T16:46:00Z" w:initials="한">
    <w:p w14:paraId="64F52A78" w14:textId="5448F782" w:rsidR="00320E1E" w:rsidRDefault="00320E1E">
      <w:pPr>
        <w:pStyle w:val="af9"/>
      </w:pPr>
      <w:r>
        <w:rPr>
          <w:rStyle w:val="af8"/>
        </w:rPr>
        <w:annotationRef/>
      </w:r>
      <w:r>
        <w:rPr>
          <w:rFonts w:hint="eastAsia"/>
        </w:rPr>
        <w:t>가능하도록</w:t>
      </w:r>
    </w:p>
  </w:comment>
  <w:comment w:id="237" w:author="한기수" w:date="2021-12-22T16:54:00Z" w:initials="한">
    <w:p w14:paraId="67333883" w14:textId="141ABCDD" w:rsidR="004E3C1B" w:rsidRDefault="004E3C1B">
      <w:pPr>
        <w:pStyle w:val="af9"/>
      </w:pPr>
      <w:r>
        <w:rPr>
          <w:rStyle w:val="af8"/>
        </w:rPr>
        <w:annotationRef/>
      </w:r>
      <w:r>
        <w:rPr>
          <w:rFonts w:hint="eastAsia"/>
        </w:rPr>
        <w:t>사용하며 데이터 소스를 확장하는 형태로 개발한다</w:t>
      </w:r>
      <w:r w:rsidR="007E2BC1">
        <w:rPr>
          <w:rFonts w:hint="eastAsia"/>
        </w:rPr>
        <w:t>.</w:t>
      </w:r>
    </w:p>
  </w:comment>
  <w:comment w:id="238" w:author="한기수" w:date="2021-12-22T16:55:00Z" w:initials="한">
    <w:p w14:paraId="3F06E0DC" w14:textId="4D1287CE" w:rsidR="004D02BA" w:rsidRDefault="004D02BA">
      <w:pPr>
        <w:pStyle w:val="af9"/>
      </w:pPr>
      <w:r>
        <w:rPr>
          <w:rStyle w:val="af8"/>
        </w:rPr>
        <w:annotationRef/>
      </w:r>
      <w:r>
        <w:rPr>
          <w:rFonts w:hint="eastAsia"/>
        </w:rPr>
        <w:t>G</w:t>
      </w:r>
      <w:r>
        <w:t xml:space="preserve">DBMS </w:t>
      </w:r>
      <w:r>
        <w:rPr>
          <w:rFonts w:hint="eastAsia"/>
        </w:rPr>
        <w:t>형태로 변환하여 이관한다.</w:t>
      </w:r>
    </w:p>
  </w:comment>
  <w:comment w:id="239" w:author="한기수" w:date="2021-12-22T16:56:00Z" w:initials="한">
    <w:p w14:paraId="2DE2E2F7" w14:textId="63F64E18" w:rsidR="00412AF8" w:rsidRDefault="00412AF8">
      <w:pPr>
        <w:pStyle w:val="af9"/>
      </w:pPr>
      <w:r>
        <w:rPr>
          <w:rStyle w:val="af8"/>
        </w:rPr>
        <w:annotationRef/>
      </w:r>
      <w:r>
        <w:rPr>
          <w:rFonts w:hint="eastAsia"/>
        </w:rPr>
        <w:t>D</w:t>
      </w:r>
      <w:r>
        <w:t xml:space="preserve">river </w:t>
      </w:r>
      <w:r>
        <w:rPr>
          <w:rFonts w:hint="eastAsia"/>
        </w:rPr>
        <w:t>형태로</w:t>
      </w:r>
    </w:p>
  </w:comment>
  <w:comment w:id="240" w:author="한기수" w:date="2021-12-22T16:57:00Z" w:initials="한">
    <w:p w14:paraId="1E1EA931" w14:textId="433B1E8B" w:rsidR="00B159CC" w:rsidRDefault="00B159CC">
      <w:pPr>
        <w:pStyle w:val="af9"/>
      </w:pPr>
      <w:r>
        <w:rPr>
          <w:rStyle w:val="af8"/>
        </w:rPr>
        <w:annotationRef/>
      </w:r>
      <w:r>
        <w:rPr>
          <w:rFonts w:hint="eastAsia"/>
        </w:rPr>
        <w:t>D</w:t>
      </w:r>
      <w:r>
        <w:t>BMS</w:t>
      </w:r>
      <w:r>
        <w:rPr>
          <w:rFonts w:hint="eastAsia"/>
        </w:rPr>
        <w:t>로 확장이 용이한 형태로</w:t>
      </w:r>
    </w:p>
  </w:comment>
  <w:comment w:id="255" w:author="한기수" w:date="2021-12-22T16:58:00Z" w:initials="한">
    <w:p w14:paraId="4E88E78A" w14:textId="1321A2E4" w:rsidR="00FA69D1" w:rsidRDefault="00FA69D1">
      <w:pPr>
        <w:pStyle w:val="af9"/>
      </w:pPr>
      <w:r>
        <w:rPr>
          <w:rStyle w:val="af8"/>
        </w:rPr>
        <w:annotationRef/>
      </w:r>
      <w:r>
        <w:t>[</w:t>
      </w:r>
      <w:r>
        <w:rPr>
          <w:rFonts w:hint="eastAsia"/>
        </w:rPr>
        <w:t>그림3</w:t>
      </w:r>
      <w:r>
        <w:t>-2-2]</w:t>
      </w:r>
      <w:r>
        <w:rPr>
          <w:rStyle w:val="af8"/>
        </w:rPr>
        <w:annotationRef/>
      </w:r>
    </w:p>
  </w:comment>
  <w:comment w:id="272" w:author="한기수" w:date="2021-12-22T16:59:00Z" w:initials="한">
    <w:p w14:paraId="03D2DFD6" w14:textId="2EF782B8" w:rsidR="00C96251" w:rsidRDefault="00C96251">
      <w:pPr>
        <w:pStyle w:val="af9"/>
      </w:pPr>
      <w:r>
        <w:rPr>
          <w:rStyle w:val="af8"/>
        </w:rPr>
        <w:annotationRef/>
      </w:r>
      <w:r>
        <w:rPr>
          <w:rFonts w:hint="eastAsia"/>
        </w:rPr>
        <w:t>마이그레이션 하기 위해</w:t>
      </w:r>
    </w:p>
  </w:comment>
  <w:comment w:id="284" w:author="한기수" w:date="2021-12-22T17:00:00Z" w:initials="한">
    <w:p w14:paraId="79F38F16" w14:textId="7338728D" w:rsidR="001E79CA" w:rsidRDefault="001E79CA">
      <w:pPr>
        <w:pStyle w:val="af9"/>
      </w:pPr>
      <w:r>
        <w:rPr>
          <w:rStyle w:val="af8"/>
        </w:rPr>
        <w:annotationRef/>
      </w:r>
      <w:r>
        <w:rPr>
          <w:rFonts w:hint="eastAsia"/>
        </w:rPr>
        <w:t>D</w:t>
      </w:r>
      <w:r>
        <w:t>river</w:t>
      </w:r>
      <w:r>
        <w:rPr>
          <w:rFonts w:hint="eastAsia"/>
        </w:rPr>
        <w:t>를</w:t>
      </w:r>
    </w:p>
  </w:comment>
  <w:comment w:id="357" w:author="한기수" w:date="2021-12-22T17:01:00Z" w:initials="한">
    <w:p w14:paraId="43CEAEEA" w14:textId="5ED56571" w:rsidR="00D62E5C" w:rsidRDefault="00D62E5C">
      <w:pPr>
        <w:pStyle w:val="af9"/>
      </w:pPr>
      <w:r>
        <w:rPr>
          <w:rStyle w:val="af8"/>
        </w:rPr>
        <w:annotationRef/>
      </w:r>
      <w:r>
        <w:rPr>
          <w:rFonts w:hint="eastAsia"/>
        </w:rPr>
        <w:t>V</w:t>
      </w:r>
      <w:r>
        <w:t>ertex</w:t>
      </w:r>
      <w:r>
        <w:rPr>
          <w:rFonts w:hint="eastAsia"/>
        </w:rPr>
        <w:t>를</w:t>
      </w:r>
    </w:p>
  </w:comment>
  <w:comment w:id="414" w:author="한기수" w:date="2021-12-22T17:02:00Z" w:initials="한">
    <w:p w14:paraId="416C854E" w14:textId="25FB9066" w:rsidR="00D00DA7" w:rsidRDefault="00D00DA7">
      <w:pPr>
        <w:pStyle w:val="af9"/>
      </w:pPr>
      <w:r>
        <w:rPr>
          <w:rStyle w:val="af8"/>
        </w:rPr>
        <w:annotationRef/>
      </w:r>
      <w:r>
        <w:t>4-1-2-2. Import Data</w:t>
      </w:r>
    </w:p>
  </w:comment>
  <w:comment w:id="440" w:author="오명환" w:date="2021-12-27T11:17:00Z" w:initials="오">
    <w:p w14:paraId="0A63E1C2" w14:textId="49E793C2" w:rsidR="0010409D" w:rsidRDefault="0010409D">
      <w:pPr>
        <w:pStyle w:val="af9"/>
      </w:pPr>
      <w:r>
        <w:rPr>
          <w:rStyle w:val="af8"/>
        </w:rPr>
        <w:annotationRef/>
      </w:r>
      <w:r>
        <w:rPr>
          <w:rFonts w:hint="eastAsia"/>
        </w:rPr>
        <w:t>정확히 의미 파악이 안됨.</w:t>
      </w:r>
    </w:p>
  </w:comment>
  <w:comment w:id="486" w:author="한기수" w:date="2021-12-22T17:04:00Z" w:initials="한">
    <w:p w14:paraId="6523B3DA" w14:textId="621F4FBE" w:rsidR="002C1541" w:rsidRDefault="002C1541">
      <w:pPr>
        <w:pStyle w:val="af9"/>
      </w:pPr>
      <w:r>
        <w:rPr>
          <w:rStyle w:val="af8"/>
        </w:rPr>
        <w:annotationRef/>
      </w:r>
      <w:r>
        <w:t>Multi thread support</w:t>
      </w:r>
    </w:p>
  </w:comment>
  <w:comment w:id="532" w:author="한기수" w:date="2021-12-22T17:05:00Z" w:initials="한">
    <w:p w14:paraId="68B9EE42" w14:textId="6C51DC40" w:rsidR="00323F6D" w:rsidRDefault="00323F6D">
      <w:pPr>
        <w:pStyle w:val="af9"/>
      </w:pPr>
      <w:r>
        <w:rPr>
          <w:rStyle w:val="af8"/>
        </w:rPr>
        <w:annotationRef/>
      </w:r>
      <w:r>
        <w:rPr>
          <w:rFonts w:hint="eastAsia"/>
        </w:rPr>
        <w:t>C</w:t>
      </w:r>
      <w:r>
        <w:t>ontroller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4F52A78" w15:done="1"/>
  <w15:commentEx w15:paraId="67333883" w15:done="0"/>
  <w15:commentEx w15:paraId="3F06E0DC" w15:done="0"/>
  <w15:commentEx w15:paraId="2DE2E2F7" w15:done="0"/>
  <w15:commentEx w15:paraId="1E1EA931" w15:done="0"/>
  <w15:commentEx w15:paraId="4E88E78A" w15:done="1"/>
  <w15:commentEx w15:paraId="03D2DFD6" w15:done="0"/>
  <w15:commentEx w15:paraId="79F38F16" w15:done="1"/>
  <w15:commentEx w15:paraId="43CEAEEA" w15:done="0"/>
  <w15:commentEx w15:paraId="416C854E" w15:done="1"/>
  <w15:commentEx w15:paraId="0A63E1C2" w15:done="0"/>
  <w15:commentEx w15:paraId="6523B3DA" w15:done="1"/>
  <w15:commentEx w15:paraId="68B9EE4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6DD4E1" w16cex:dateUtc="2021-12-22T07:46:00Z"/>
  <w16cex:commentExtensible w16cex:durableId="256DD6BC" w16cex:dateUtc="2021-12-22T07:54:00Z"/>
  <w16cex:commentExtensible w16cex:durableId="256DD71E" w16cex:dateUtc="2021-12-22T07:55:00Z"/>
  <w16cex:commentExtensible w16cex:durableId="256DD74C" w16cex:dateUtc="2021-12-22T07:56:00Z"/>
  <w16cex:commentExtensible w16cex:durableId="256DD771" w16cex:dateUtc="2021-12-22T07:57:00Z"/>
  <w16cex:commentExtensible w16cex:durableId="256DD7BA" w16cex:dateUtc="2021-12-22T07:58:00Z"/>
  <w16cex:commentExtensible w16cex:durableId="256DD7EE" w16cex:dateUtc="2021-12-22T07:59:00Z"/>
  <w16cex:commentExtensible w16cex:durableId="256DD81B" w16cex:dateUtc="2021-12-22T08:00:00Z"/>
  <w16cex:commentExtensible w16cex:durableId="256DD87D" w16cex:dateUtc="2021-12-22T08:01:00Z"/>
  <w16cex:commentExtensible w16cex:durableId="256DD8B6" w16cex:dateUtc="2021-12-22T08:02:00Z"/>
  <w16cex:commentExtensible w16cex:durableId="25741F61" w16cex:dateUtc="2021-12-27T02:17:00Z"/>
  <w16cex:commentExtensible w16cex:durableId="256DD91B" w16cex:dateUtc="2021-12-22T08:04:00Z"/>
  <w16cex:commentExtensible w16cex:durableId="256DD962" w16cex:dateUtc="2021-12-22T08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F52A78" w16cid:durableId="256DD4E1"/>
  <w16cid:commentId w16cid:paraId="67333883" w16cid:durableId="256DD6BC"/>
  <w16cid:commentId w16cid:paraId="3F06E0DC" w16cid:durableId="256DD71E"/>
  <w16cid:commentId w16cid:paraId="2DE2E2F7" w16cid:durableId="256DD74C"/>
  <w16cid:commentId w16cid:paraId="1E1EA931" w16cid:durableId="256DD771"/>
  <w16cid:commentId w16cid:paraId="4E88E78A" w16cid:durableId="256DD7BA"/>
  <w16cid:commentId w16cid:paraId="03D2DFD6" w16cid:durableId="256DD7EE"/>
  <w16cid:commentId w16cid:paraId="79F38F16" w16cid:durableId="256DD81B"/>
  <w16cid:commentId w16cid:paraId="43CEAEEA" w16cid:durableId="256DD87D"/>
  <w16cid:commentId w16cid:paraId="416C854E" w16cid:durableId="256DD8B6"/>
  <w16cid:commentId w16cid:paraId="0A63E1C2" w16cid:durableId="25741F61"/>
  <w16cid:commentId w16cid:paraId="6523B3DA" w16cid:durableId="256DD91B"/>
  <w16cid:commentId w16cid:paraId="68B9EE42" w16cid:durableId="256DD96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7A681" w14:textId="77777777" w:rsidR="0040583C" w:rsidRDefault="0040583C" w:rsidP="00340D1C">
      <w:pPr>
        <w:spacing w:after="0" w:line="240" w:lineRule="auto"/>
      </w:pPr>
      <w:r>
        <w:separator/>
      </w:r>
    </w:p>
  </w:endnote>
  <w:endnote w:type="continuationSeparator" w:id="0">
    <w:p w14:paraId="030623A1" w14:textId="77777777" w:rsidR="0040583C" w:rsidRDefault="0040583C" w:rsidP="00340D1C">
      <w:pPr>
        <w:spacing w:after="0" w:line="240" w:lineRule="auto"/>
      </w:pPr>
      <w:r>
        <w:continuationSeparator/>
      </w:r>
    </w:p>
  </w:endnote>
  <w:endnote w:type="continuationNotice" w:id="1">
    <w:p w14:paraId="7125D314" w14:textId="77777777" w:rsidR="0040583C" w:rsidRDefault="004058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Malgun 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1EF4C" w14:textId="294BEA5F" w:rsidR="00340D1C" w:rsidRDefault="003C3AF3" w:rsidP="003C3AF3">
    <w:pPr>
      <w:pStyle w:val="af5"/>
      <w:ind w:right="828"/>
    </w:pPr>
    <w:r w:rsidRPr="001B32EE">
      <w:t>CUBRID Corp. All rights reserved.</w:t>
    </w:r>
    <w:r>
      <w:t xml:space="preserve">                                </w:t>
    </w:r>
    <w:sdt>
      <w:sdtPr>
        <w:id w:val="139160055"/>
        <w:docPartObj>
          <w:docPartGallery w:val="Page Numbers (Bottom of Page)"/>
          <w:docPartUnique/>
        </w:docPartObj>
      </w:sdtPr>
      <w:sdtEndPr/>
      <w:sdtContent>
        <w:sdt>
          <w:sdtPr>
            <w:id w:val="2015794844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88506" w14:textId="77777777" w:rsidR="0040583C" w:rsidRDefault="0040583C" w:rsidP="00340D1C">
      <w:pPr>
        <w:spacing w:after="0" w:line="240" w:lineRule="auto"/>
      </w:pPr>
      <w:r>
        <w:separator/>
      </w:r>
    </w:p>
  </w:footnote>
  <w:footnote w:type="continuationSeparator" w:id="0">
    <w:p w14:paraId="1627D964" w14:textId="77777777" w:rsidR="0040583C" w:rsidRDefault="0040583C" w:rsidP="00340D1C">
      <w:pPr>
        <w:spacing w:after="0" w:line="240" w:lineRule="auto"/>
      </w:pPr>
      <w:r>
        <w:continuationSeparator/>
      </w:r>
    </w:p>
  </w:footnote>
  <w:footnote w:type="continuationNotice" w:id="1">
    <w:p w14:paraId="49A10E43" w14:textId="77777777" w:rsidR="0040583C" w:rsidRDefault="0040583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9B632" w14:textId="4952C1AC" w:rsidR="001F6B4F" w:rsidRPr="009B3A61" w:rsidRDefault="001F6B4F" w:rsidP="001F6B4F">
    <w:pPr>
      <w:pStyle w:val="af4"/>
      <w:jc w:val="right"/>
    </w:pPr>
    <w:bookmarkStart w:id="583" w:name="_Hlk86236395"/>
    <w:bookmarkStart w:id="584" w:name="_Hlk86236396"/>
    <w:r w:rsidRPr="001B32EE">
      <w:t>IITP</w:t>
    </w:r>
    <w:r w:rsidRPr="001B32EE">
      <w:rPr>
        <w:rFonts w:hint="eastAsia"/>
      </w:rPr>
      <w:t>-</w:t>
    </w:r>
    <w:r w:rsidRPr="001B32EE">
      <w:t>GDBMS</w:t>
    </w:r>
    <w:r>
      <w:t>-</w:t>
    </w:r>
    <w:r w:rsidR="0041350A">
      <w:rPr>
        <w:rFonts w:hint="eastAsia"/>
      </w:rPr>
      <w:t>M</w:t>
    </w:r>
    <w:r>
      <w:t>iT</w:t>
    </w:r>
    <w:bookmarkEnd w:id="583"/>
    <w:bookmarkEnd w:id="584"/>
  </w:p>
  <w:p w14:paraId="7F95B770" w14:textId="77777777" w:rsidR="003C3AF3" w:rsidRDefault="003C3AF3" w:rsidP="003C3AF3">
    <w:pPr>
      <w:pStyle w:val="af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56A2"/>
    <w:multiLevelType w:val="hybridMultilevel"/>
    <w:tmpl w:val="35660F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8A0EB0"/>
    <w:multiLevelType w:val="hybridMultilevel"/>
    <w:tmpl w:val="76B0A5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BCA7254"/>
    <w:multiLevelType w:val="hybridMultilevel"/>
    <w:tmpl w:val="A35CA2FC"/>
    <w:lvl w:ilvl="0" w:tplc="98BAC48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CB416D6"/>
    <w:multiLevelType w:val="hybridMultilevel"/>
    <w:tmpl w:val="5944E5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4E7379"/>
    <w:multiLevelType w:val="hybridMultilevel"/>
    <w:tmpl w:val="3EAE22D8"/>
    <w:lvl w:ilvl="0" w:tplc="2D102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8311A8"/>
    <w:multiLevelType w:val="multilevel"/>
    <w:tmpl w:val="3B2EB8C8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6" w15:restartNumberingAfterBreak="0">
    <w:nsid w:val="121C7CCB"/>
    <w:multiLevelType w:val="hybridMultilevel"/>
    <w:tmpl w:val="71D2E3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2C257F4"/>
    <w:multiLevelType w:val="hybridMultilevel"/>
    <w:tmpl w:val="F8EC1B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31C4312"/>
    <w:multiLevelType w:val="multilevel"/>
    <w:tmpl w:val="BB007534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9" w15:restartNumberingAfterBreak="0">
    <w:nsid w:val="173D2F28"/>
    <w:multiLevelType w:val="hybridMultilevel"/>
    <w:tmpl w:val="AE207DE4"/>
    <w:lvl w:ilvl="0" w:tplc="BA2CE08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D476B77"/>
    <w:multiLevelType w:val="hybridMultilevel"/>
    <w:tmpl w:val="EF844DD0"/>
    <w:lvl w:ilvl="0" w:tplc="B38C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D5201AC"/>
    <w:multiLevelType w:val="hybridMultilevel"/>
    <w:tmpl w:val="679E9B34"/>
    <w:lvl w:ilvl="0" w:tplc="A056B4B8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FB928C0"/>
    <w:multiLevelType w:val="multilevel"/>
    <w:tmpl w:val="334A19AA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70" w:hanging="47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0050B2F"/>
    <w:multiLevelType w:val="hybridMultilevel"/>
    <w:tmpl w:val="AD646A08"/>
    <w:lvl w:ilvl="0" w:tplc="3F72428C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21CC3681"/>
    <w:multiLevelType w:val="hybridMultilevel"/>
    <w:tmpl w:val="27400826"/>
    <w:lvl w:ilvl="0" w:tplc="E006F5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34019AD"/>
    <w:multiLevelType w:val="hybridMultilevel"/>
    <w:tmpl w:val="5F1872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6F71EC3"/>
    <w:multiLevelType w:val="hybridMultilevel"/>
    <w:tmpl w:val="C6D8EC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7F77BE0"/>
    <w:multiLevelType w:val="hybridMultilevel"/>
    <w:tmpl w:val="A49464DC"/>
    <w:lvl w:ilvl="0" w:tplc="242E5A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8341316"/>
    <w:multiLevelType w:val="hybridMultilevel"/>
    <w:tmpl w:val="4ABEE3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BE34EDE"/>
    <w:multiLevelType w:val="hybridMultilevel"/>
    <w:tmpl w:val="FABCC60A"/>
    <w:lvl w:ilvl="0" w:tplc="FE54AA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1EC6458"/>
    <w:multiLevelType w:val="hybridMultilevel"/>
    <w:tmpl w:val="39E6B608"/>
    <w:lvl w:ilvl="0" w:tplc="95F0802A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6064FE2"/>
    <w:multiLevelType w:val="hybridMultilevel"/>
    <w:tmpl w:val="71B0044C"/>
    <w:lvl w:ilvl="0" w:tplc="7F40419C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6522182"/>
    <w:multiLevelType w:val="hybridMultilevel"/>
    <w:tmpl w:val="DFA2C906"/>
    <w:lvl w:ilvl="0" w:tplc="9DEAA3D0">
      <w:start w:val="2021"/>
      <w:numFmt w:val="bullet"/>
      <w:lvlText w:val=""/>
      <w:lvlJc w:val="left"/>
      <w:pPr>
        <w:ind w:left="7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51D1E42"/>
    <w:multiLevelType w:val="hybridMultilevel"/>
    <w:tmpl w:val="789208A6"/>
    <w:lvl w:ilvl="0" w:tplc="98E639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7C64A18"/>
    <w:multiLevelType w:val="hybridMultilevel"/>
    <w:tmpl w:val="78B055B8"/>
    <w:lvl w:ilvl="0" w:tplc="2C3077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8C0235F"/>
    <w:multiLevelType w:val="hybridMultilevel"/>
    <w:tmpl w:val="63E825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96F7EAB"/>
    <w:multiLevelType w:val="multilevel"/>
    <w:tmpl w:val="5A3E6452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49DE1203"/>
    <w:multiLevelType w:val="hybridMultilevel"/>
    <w:tmpl w:val="AA2E3622"/>
    <w:lvl w:ilvl="0" w:tplc="DDA479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ADE7664"/>
    <w:multiLevelType w:val="hybridMultilevel"/>
    <w:tmpl w:val="6CC426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0F767DC"/>
    <w:multiLevelType w:val="hybridMultilevel"/>
    <w:tmpl w:val="BECAF168"/>
    <w:lvl w:ilvl="0" w:tplc="C4B62C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52C34A17"/>
    <w:multiLevelType w:val="multilevel"/>
    <w:tmpl w:val="2A14A03A"/>
    <w:lvl w:ilvl="0">
      <w:start w:val="1"/>
      <w:numFmt w:val="decimal"/>
      <w:lvlText w:val="%1-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31355B7"/>
    <w:multiLevelType w:val="hybridMultilevel"/>
    <w:tmpl w:val="B60EBD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3773CDA"/>
    <w:multiLevelType w:val="hybridMultilevel"/>
    <w:tmpl w:val="621AE4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3AC401A"/>
    <w:multiLevelType w:val="hybridMultilevel"/>
    <w:tmpl w:val="C6EE2E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5A67B68"/>
    <w:multiLevelType w:val="multilevel"/>
    <w:tmpl w:val="5210C666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35" w15:restartNumberingAfterBreak="0">
    <w:nsid w:val="594B6C0F"/>
    <w:multiLevelType w:val="hybridMultilevel"/>
    <w:tmpl w:val="14DCA3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5AD30BEA"/>
    <w:multiLevelType w:val="hybridMultilevel"/>
    <w:tmpl w:val="61A8F05C"/>
    <w:lvl w:ilvl="0" w:tplc="224C2C10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E6D414E"/>
    <w:multiLevelType w:val="hybridMultilevel"/>
    <w:tmpl w:val="BF0A6FA8"/>
    <w:lvl w:ilvl="0" w:tplc="5EF0830A">
      <w:start w:val="2021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EE9612C"/>
    <w:multiLevelType w:val="hybridMultilevel"/>
    <w:tmpl w:val="B9D826EC"/>
    <w:lvl w:ilvl="0" w:tplc="F41A14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5FCE3B56"/>
    <w:multiLevelType w:val="hybridMultilevel"/>
    <w:tmpl w:val="CB446420"/>
    <w:lvl w:ilvl="0" w:tplc="814247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0E033DE"/>
    <w:multiLevelType w:val="hybridMultilevel"/>
    <w:tmpl w:val="333CF062"/>
    <w:lvl w:ilvl="0" w:tplc="24A2D4DE">
      <w:start w:val="1"/>
      <w:numFmt w:val="ganada"/>
      <w:pStyle w:val="4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38C3295"/>
    <w:multiLevelType w:val="hybridMultilevel"/>
    <w:tmpl w:val="3FAE73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68D90FBD"/>
    <w:multiLevelType w:val="hybridMultilevel"/>
    <w:tmpl w:val="964C6A3C"/>
    <w:lvl w:ilvl="0" w:tplc="7D56CC92">
      <w:start w:val="6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6E230A0B"/>
    <w:multiLevelType w:val="hybridMultilevel"/>
    <w:tmpl w:val="49103FF2"/>
    <w:lvl w:ilvl="0" w:tplc="884EB41E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6F5B5833"/>
    <w:multiLevelType w:val="hybridMultilevel"/>
    <w:tmpl w:val="A538E128"/>
    <w:lvl w:ilvl="0" w:tplc="46B02DAC">
      <w:numFmt w:val="bullet"/>
      <w:lvlText w:val=""/>
      <w:lvlJc w:val="left"/>
      <w:pPr>
        <w:ind w:left="7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6FF55A2E"/>
    <w:multiLevelType w:val="multilevel"/>
    <w:tmpl w:val="D256D33E"/>
    <w:lvl w:ilvl="0">
      <w:start w:val="1"/>
      <w:numFmt w:val="decimal"/>
      <w:lvlText w:val="%1-"/>
      <w:lvlJc w:val="left"/>
      <w:pPr>
        <w:ind w:left="900" w:hanging="54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760" w:hanging="2520"/>
      </w:pPr>
      <w:rPr>
        <w:rFonts w:hint="default"/>
      </w:rPr>
    </w:lvl>
  </w:abstractNum>
  <w:abstractNum w:abstractNumId="46" w15:restartNumberingAfterBreak="0">
    <w:nsid w:val="713F42E3"/>
    <w:multiLevelType w:val="hybridMultilevel"/>
    <w:tmpl w:val="987C5054"/>
    <w:lvl w:ilvl="0" w:tplc="07686D7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7" w15:restartNumberingAfterBreak="0">
    <w:nsid w:val="718A1AA1"/>
    <w:multiLevelType w:val="hybridMultilevel"/>
    <w:tmpl w:val="E4FAEC7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 w15:restartNumberingAfterBreak="0">
    <w:nsid w:val="72F86BAB"/>
    <w:multiLevelType w:val="hybridMultilevel"/>
    <w:tmpl w:val="AF668E34"/>
    <w:lvl w:ilvl="0" w:tplc="02467262">
      <w:start w:val="2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9" w15:restartNumberingAfterBreak="0">
    <w:nsid w:val="75E103EE"/>
    <w:multiLevelType w:val="hybridMultilevel"/>
    <w:tmpl w:val="F4DA002C"/>
    <w:lvl w:ilvl="0" w:tplc="E7601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0" w15:restartNumberingAfterBreak="0">
    <w:nsid w:val="77D5754E"/>
    <w:multiLevelType w:val="hybridMultilevel"/>
    <w:tmpl w:val="232A8190"/>
    <w:lvl w:ilvl="0" w:tplc="F8F8F010">
      <w:start w:val="2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51" w15:restartNumberingAfterBreak="0">
    <w:nsid w:val="789128BC"/>
    <w:multiLevelType w:val="hybridMultilevel"/>
    <w:tmpl w:val="009A5F2C"/>
    <w:lvl w:ilvl="0" w:tplc="33F49B14">
      <w:start w:val="1"/>
      <w:numFmt w:val="upperLetter"/>
      <w:pStyle w:val="5"/>
      <w:lvlText w:val="%1."/>
      <w:lvlJc w:val="left"/>
      <w:pPr>
        <w:ind w:left="1254" w:hanging="400"/>
      </w:pPr>
    </w:lvl>
    <w:lvl w:ilvl="1" w:tplc="04090019" w:tentative="1">
      <w:start w:val="1"/>
      <w:numFmt w:val="upperLetter"/>
      <w:lvlText w:val="%2."/>
      <w:lvlJc w:val="left"/>
      <w:pPr>
        <w:ind w:left="1654" w:hanging="400"/>
      </w:pPr>
    </w:lvl>
    <w:lvl w:ilvl="2" w:tplc="0409001B" w:tentative="1">
      <w:start w:val="1"/>
      <w:numFmt w:val="lowerRoman"/>
      <w:lvlText w:val="%3."/>
      <w:lvlJc w:val="right"/>
      <w:pPr>
        <w:ind w:left="2054" w:hanging="400"/>
      </w:pPr>
    </w:lvl>
    <w:lvl w:ilvl="3" w:tplc="0409000F" w:tentative="1">
      <w:start w:val="1"/>
      <w:numFmt w:val="decimal"/>
      <w:lvlText w:val="%4."/>
      <w:lvlJc w:val="left"/>
      <w:pPr>
        <w:ind w:left="2454" w:hanging="400"/>
      </w:pPr>
    </w:lvl>
    <w:lvl w:ilvl="4" w:tplc="04090019" w:tentative="1">
      <w:start w:val="1"/>
      <w:numFmt w:val="upperLetter"/>
      <w:lvlText w:val="%5."/>
      <w:lvlJc w:val="left"/>
      <w:pPr>
        <w:ind w:left="2854" w:hanging="400"/>
      </w:pPr>
    </w:lvl>
    <w:lvl w:ilvl="5" w:tplc="0409001B" w:tentative="1">
      <w:start w:val="1"/>
      <w:numFmt w:val="lowerRoman"/>
      <w:lvlText w:val="%6."/>
      <w:lvlJc w:val="right"/>
      <w:pPr>
        <w:ind w:left="3254" w:hanging="400"/>
      </w:pPr>
    </w:lvl>
    <w:lvl w:ilvl="6" w:tplc="0409000F" w:tentative="1">
      <w:start w:val="1"/>
      <w:numFmt w:val="decimal"/>
      <w:lvlText w:val="%7."/>
      <w:lvlJc w:val="left"/>
      <w:pPr>
        <w:ind w:left="3654" w:hanging="400"/>
      </w:pPr>
    </w:lvl>
    <w:lvl w:ilvl="7" w:tplc="04090019" w:tentative="1">
      <w:start w:val="1"/>
      <w:numFmt w:val="upperLetter"/>
      <w:lvlText w:val="%8."/>
      <w:lvlJc w:val="left"/>
      <w:pPr>
        <w:ind w:left="4054" w:hanging="400"/>
      </w:pPr>
    </w:lvl>
    <w:lvl w:ilvl="8" w:tplc="0409001B" w:tentative="1">
      <w:start w:val="1"/>
      <w:numFmt w:val="lowerRoman"/>
      <w:lvlText w:val="%9."/>
      <w:lvlJc w:val="right"/>
      <w:pPr>
        <w:ind w:left="4454" w:hanging="400"/>
      </w:pPr>
    </w:lvl>
  </w:abstractNum>
  <w:abstractNum w:abstractNumId="52" w15:restartNumberingAfterBreak="0">
    <w:nsid w:val="7CCB5A7E"/>
    <w:multiLevelType w:val="hybridMultilevel"/>
    <w:tmpl w:val="2466B944"/>
    <w:lvl w:ilvl="0" w:tplc="502AC2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9"/>
  </w:num>
  <w:num w:numId="2">
    <w:abstractNumId w:val="19"/>
  </w:num>
  <w:num w:numId="3">
    <w:abstractNumId w:val="24"/>
  </w:num>
  <w:num w:numId="4">
    <w:abstractNumId w:val="29"/>
  </w:num>
  <w:num w:numId="5">
    <w:abstractNumId w:val="46"/>
  </w:num>
  <w:num w:numId="6">
    <w:abstractNumId w:val="14"/>
  </w:num>
  <w:num w:numId="7">
    <w:abstractNumId w:val="49"/>
  </w:num>
  <w:num w:numId="8">
    <w:abstractNumId w:val="45"/>
  </w:num>
  <w:num w:numId="9">
    <w:abstractNumId w:val="38"/>
  </w:num>
  <w:num w:numId="10">
    <w:abstractNumId w:val="10"/>
  </w:num>
  <w:num w:numId="11">
    <w:abstractNumId w:val="23"/>
  </w:num>
  <w:num w:numId="12">
    <w:abstractNumId w:val="4"/>
  </w:num>
  <w:num w:numId="13">
    <w:abstractNumId w:val="13"/>
  </w:num>
  <w:num w:numId="14">
    <w:abstractNumId w:val="17"/>
  </w:num>
  <w:num w:numId="15">
    <w:abstractNumId w:val="36"/>
  </w:num>
  <w:num w:numId="16">
    <w:abstractNumId w:val="43"/>
  </w:num>
  <w:num w:numId="17">
    <w:abstractNumId w:val="9"/>
  </w:num>
  <w:num w:numId="18">
    <w:abstractNumId w:val="2"/>
  </w:num>
  <w:num w:numId="19">
    <w:abstractNumId w:val="52"/>
  </w:num>
  <w:num w:numId="20">
    <w:abstractNumId w:val="27"/>
  </w:num>
  <w:num w:numId="21">
    <w:abstractNumId w:val="12"/>
  </w:num>
  <w:num w:numId="22">
    <w:abstractNumId w:val="30"/>
  </w:num>
  <w:num w:numId="23">
    <w:abstractNumId w:val="26"/>
  </w:num>
  <w:num w:numId="24">
    <w:abstractNumId w:val="20"/>
  </w:num>
  <w:num w:numId="25">
    <w:abstractNumId w:val="21"/>
  </w:num>
  <w:num w:numId="26">
    <w:abstractNumId w:val="11"/>
  </w:num>
  <w:num w:numId="27">
    <w:abstractNumId w:val="8"/>
  </w:num>
  <w:num w:numId="28">
    <w:abstractNumId w:val="5"/>
  </w:num>
  <w:num w:numId="29">
    <w:abstractNumId w:val="34"/>
  </w:num>
  <w:num w:numId="30">
    <w:abstractNumId w:val="50"/>
  </w:num>
  <w:num w:numId="31">
    <w:abstractNumId w:val="40"/>
  </w:num>
  <w:num w:numId="32">
    <w:abstractNumId w:val="51"/>
  </w:num>
  <w:num w:numId="33">
    <w:abstractNumId w:val="48"/>
  </w:num>
  <w:num w:numId="34">
    <w:abstractNumId w:val="32"/>
  </w:num>
  <w:num w:numId="35">
    <w:abstractNumId w:val="1"/>
  </w:num>
  <w:num w:numId="36">
    <w:abstractNumId w:val="0"/>
  </w:num>
  <w:num w:numId="37">
    <w:abstractNumId w:val="33"/>
  </w:num>
  <w:num w:numId="38">
    <w:abstractNumId w:val="15"/>
  </w:num>
  <w:num w:numId="39">
    <w:abstractNumId w:val="25"/>
  </w:num>
  <w:num w:numId="40">
    <w:abstractNumId w:val="3"/>
  </w:num>
  <w:num w:numId="41">
    <w:abstractNumId w:val="6"/>
  </w:num>
  <w:num w:numId="42">
    <w:abstractNumId w:val="7"/>
  </w:num>
  <w:num w:numId="43">
    <w:abstractNumId w:val="41"/>
  </w:num>
  <w:num w:numId="44">
    <w:abstractNumId w:val="31"/>
  </w:num>
  <w:num w:numId="45">
    <w:abstractNumId w:val="16"/>
  </w:num>
  <w:num w:numId="46">
    <w:abstractNumId w:val="35"/>
  </w:num>
  <w:num w:numId="47">
    <w:abstractNumId w:val="18"/>
  </w:num>
  <w:num w:numId="48">
    <w:abstractNumId w:val="28"/>
  </w:num>
  <w:num w:numId="49">
    <w:abstractNumId w:val="47"/>
  </w:num>
  <w:num w:numId="50">
    <w:abstractNumId w:val="42"/>
  </w:num>
  <w:num w:numId="51">
    <w:abstractNumId w:val="44"/>
  </w:num>
  <w:num w:numId="52">
    <w:abstractNumId w:val="37"/>
  </w:num>
  <w:num w:numId="53">
    <w:abstractNumId w:val="22"/>
  </w:num>
  <w:numIdMacAtCleanup w:val="5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마인기">
    <w15:presenceInfo w15:providerId="None" w15:userId="마인기"/>
  </w15:person>
  <w15:person w15:author="오명환">
    <w15:presenceInfo w15:providerId="AD" w15:userId="S::mhoh@cubrid.com::0b583314-0210-4869-ad61-761690574cb3"/>
  </w15:person>
  <w15:person w15:author="한기수">
    <w15:presenceInfo w15:providerId="None" w15:userId="한기수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71D"/>
    <w:rsid w:val="00006B24"/>
    <w:rsid w:val="00014DF9"/>
    <w:rsid w:val="00024A21"/>
    <w:rsid w:val="000508F1"/>
    <w:rsid w:val="00063E57"/>
    <w:rsid w:val="000664E9"/>
    <w:rsid w:val="000701AB"/>
    <w:rsid w:val="000729E5"/>
    <w:rsid w:val="00072ECA"/>
    <w:rsid w:val="000760D7"/>
    <w:rsid w:val="00083EA3"/>
    <w:rsid w:val="00090AD2"/>
    <w:rsid w:val="000950FB"/>
    <w:rsid w:val="000A3323"/>
    <w:rsid w:val="000A4148"/>
    <w:rsid w:val="000A7AB9"/>
    <w:rsid w:val="000B2F41"/>
    <w:rsid w:val="000D654F"/>
    <w:rsid w:val="000E3148"/>
    <w:rsid w:val="000E41B2"/>
    <w:rsid w:val="000E4497"/>
    <w:rsid w:val="00102D77"/>
    <w:rsid w:val="00103267"/>
    <w:rsid w:val="0010409D"/>
    <w:rsid w:val="001103C1"/>
    <w:rsid w:val="00121F07"/>
    <w:rsid w:val="001332BE"/>
    <w:rsid w:val="0015384F"/>
    <w:rsid w:val="00154439"/>
    <w:rsid w:val="00155C57"/>
    <w:rsid w:val="001669C0"/>
    <w:rsid w:val="001678F5"/>
    <w:rsid w:val="00170924"/>
    <w:rsid w:val="0017239D"/>
    <w:rsid w:val="00173506"/>
    <w:rsid w:val="00175387"/>
    <w:rsid w:val="00175413"/>
    <w:rsid w:val="00190502"/>
    <w:rsid w:val="0019608D"/>
    <w:rsid w:val="001A015B"/>
    <w:rsid w:val="001A03AB"/>
    <w:rsid w:val="001A624C"/>
    <w:rsid w:val="001B50BA"/>
    <w:rsid w:val="001C0F05"/>
    <w:rsid w:val="001E79CA"/>
    <w:rsid w:val="001F6B4F"/>
    <w:rsid w:val="00203595"/>
    <w:rsid w:val="002138F2"/>
    <w:rsid w:val="00245B6F"/>
    <w:rsid w:val="00247346"/>
    <w:rsid w:val="00253E93"/>
    <w:rsid w:val="0025614F"/>
    <w:rsid w:val="002664AC"/>
    <w:rsid w:val="00271030"/>
    <w:rsid w:val="00277335"/>
    <w:rsid w:val="0028217F"/>
    <w:rsid w:val="002863CF"/>
    <w:rsid w:val="00295386"/>
    <w:rsid w:val="002A071D"/>
    <w:rsid w:val="002A1BF7"/>
    <w:rsid w:val="002A3A75"/>
    <w:rsid w:val="002B4860"/>
    <w:rsid w:val="002C1541"/>
    <w:rsid w:val="002C59AB"/>
    <w:rsid w:val="002D0ADC"/>
    <w:rsid w:val="002E72DA"/>
    <w:rsid w:val="00320017"/>
    <w:rsid w:val="00320071"/>
    <w:rsid w:val="00320E1E"/>
    <w:rsid w:val="00323F6D"/>
    <w:rsid w:val="00326867"/>
    <w:rsid w:val="00337CE4"/>
    <w:rsid w:val="00340D1C"/>
    <w:rsid w:val="00342B87"/>
    <w:rsid w:val="003462F8"/>
    <w:rsid w:val="003543ED"/>
    <w:rsid w:val="0035725D"/>
    <w:rsid w:val="00370B78"/>
    <w:rsid w:val="0038333E"/>
    <w:rsid w:val="00383AEB"/>
    <w:rsid w:val="00387EC0"/>
    <w:rsid w:val="003A321F"/>
    <w:rsid w:val="003A505B"/>
    <w:rsid w:val="003C3AF3"/>
    <w:rsid w:val="003C3FF8"/>
    <w:rsid w:val="003D1D09"/>
    <w:rsid w:val="003D3F51"/>
    <w:rsid w:val="003D6543"/>
    <w:rsid w:val="003D6ABF"/>
    <w:rsid w:val="003E14C2"/>
    <w:rsid w:val="003F3F4F"/>
    <w:rsid w:val="0040187D"/>
    <w:rsid w:val="0040583C"/>
    <w:rsid w:val="00407681"/>
    <w:rsid w:val="00412AF8"/>
    <w:rsid w:val="0041350A"/>
    <w:rsid w:val="00413631"/>
    <w:rsid w:val="004137F0"/>
    <w:rsid w:val="00421A61"/>
    <w:rsid w:val="0044543C"/>
    <w:rsid w:val="00465F04"/>
    <w:rsid w:val="00483772"/>
    <w:rsid w:val="004930FB"/>
    <w:rsid w:val="0049333C"/>
    <w:rsid w:val="00496267"/>
    <w:rsid w:val="004A39D1"/>
    <w:rsid w:val="004B06BA"/>
    <w:rsid w:val="004B2582"/>
    <w:rsid w:val="004B3171"/>
    <w:rsid w:val="004C65F6"/>
    <w:rsid w:val="004D02BA"/>
    <w:rsid w:val="004E3C1B"/>
    <w:rsid w:val="004F0DAB"/>
    <w:rsid w:val="005003F8"/>
    <w:rsid w:val="00503EC6"/>
    <w:rsid w:val="00514977"/>
    <w:rsid w:val="00525299"/>
    <w:rsid w:val="00527A83"/>
    <w:rsid w:val="00532041"/>
    <w:rsid w:val="005335BA"/>
    <w:rsid w:val="005505CF"/>
    <w:rsid w:val="00551DBF"/>
    <w:rsid w:val="00551E82"/>
    <w:rsid w:val="0057456F"/>
    <w:rsid w:val="00574CE7"/>
    <w:rsid w:val="005A3238"/>
    <w:rsid w:val="005A5BD1"/>
    <w:rsid w:val="005B7837"/>
    <w:rsid w:val="0060169A"/>
    <w:rsid w:val="006031B2"/>
    <w:rsid w:val="00605C3A"/>
    <w:rsid w:val="00612735"/>
    <w:rsid w:val="00615BFF"/>
    <w:rsid w:val="00621790"/>
    <w:rsid w:val="00623294"/>
    <w:rsid w:val="00635EB7"/>
    <w:rsid w:val="00656A3B"/>
    <w:rsid w:val="00656E60"/>
    <w:rsid w:val="0066135D"/>
    <w:rsid w:val="00674EC8"/>
    <w:rsid w:val="00680568"/>
    <w:rsid w:val="00680742"/>
    <w:rsid w:val="0068367D"/>
    <w:rsid w:val="00690584"/>
    <w:rsid w:val="006948CB"/>
    <w:rsid w:val="00697A01"/>
    <w:rsid w:val="006A4EFC"/>
    <w:rsid w:val="006D5025"/>
    <w:rsid w:val="006E3FE9"/>
    <w:rsid w:val="006E646B"/>
    <w:rsid w:val="006F7F9D"/>
    <w:rsid w:val="007061CF"/>
    <w:rsid w:val="00706702"/>
    <w:rsid w:val="00706CB2"/>
    <w:rsid w:val="00714F02"/>
    <w:rsid w:val="0071787E"/>
    <w:rsid w:val="0073511B"/>
    <w:rsid w:val="00746848"/>
    <w:rsid w:val="007500AA"/>
    <w:rsid w:val="00751061"/>
    <w:rsid w:val="00764BEB"/>
    <w:rsid w:val="00765BD2"/>
    <w:rsid w:val="007737C9"/>
    <w:rsid w:val="007949FD"/>
    <w:rsid w:val="007A3D96"/>
    <w:rsid w:val="007C116A"/>
    <w:rsid w:val="007C447C"/>
    <w:rsid w:val="007C52C0"/>
    <w:rsid w:val="007E00EC"/>
    <w:rsid w:val="007E2BC1"/>
    <w:rsid w:val="007E5AEC"/>
    <w:rsid w:val="007E5CE2"/>
    <w:rsid w:val="00806A55"/>
    <w:rsid w:val="00812351"/>
    <w:rsid w:val="008131BF"/>
    <w:rsid w:val="00827D02"/>
    <w:rsid w:val="00850555"/>
    <w:rsid w:val="008818AF"/>
    <w:rsid w:val="00884912"/>
    <w:rsid w:val="008A2BAA"/>
    <w:rsid w:val="008C1494"/>
    <w:rsid w:val="008E299A"/>
    <w:rsid w:val="008E33E8"/>
    <w:rsid w:val="008E4C43"/>
    <w:rsid w:val="008F22FD"/>
    <w:rsid w:val="00900DAF"/>
    <w:rsid w:val="00910166"/>
    <w:rsid w:val="0091764F"/>
    <w:rsid w:val="00920F49"/>
    <w:rsid w:val="009233AC"/>
    <w:rsid w:val="009247E2"/>
    <w:rsid w:val="009324E1"/>
    <w:rsid w:val="00936F03"/>
    <w:rsid w:val="009408E1"/>
    <w:rsid w:val="009410AF"/>
    <w:rsid w:val="00941A16"/>
    <w:rsid w:val="0094363C"/>
    <w:rsid w:val="0094516B"/>
    <w:rsid w:val="0095164A"/>
    <w:rsid w:val="00954A09"/>
    <w:rsid w:val="0096105D"/>
    <w:rsid w:val="00963D7E"/>
    <w:rsid w:val="00964FD9"/>
    <w:rsid w:val="00983325"/>
    <w:rsid w:val="009906C2"/>
    <w:rsid w:val="00990804"/>
    <w:rsid w:val="009A1A30"/>
    <w:rsid w:val="009C519B"/>
    <w:rsid w:val="009D06F3"/>
    <w:rsid w:val="009E0DB9"/>
    <w:rsid w:val="009E491F"/>
    <w:rsid w:val="009F5FBA"/>
    <w:rsid w:val="009F7BBD"/>
    <w:rsid w:val="00A24E7C"/>
    <w:rsid w:val="00A33464"/>
    <w:rsid w:val="00A458E8"/>
    <w:rsid w:val="00A47F15"/>
    <w:rsid w:val="00A5050D"/>
    <w:rsid w:val="00A57D6B"/>
    <w:rsid w:val="00A832A1"/>
    <w:rsid w:val="00A917D7"/>
    <w:rsid w:val="00AA2782"/>
    <w:rsid w:val="00AB6D7B"/>
    <w:rsid w:val="00AB7019"/>
    <w:rsid w:val="00AC6044"/>
    <w:rsid w:val="00AD3BF2"/>
    <w:rsid w:val="00AD4433"/>
    <w:rsid w:val="00AD4ED3"/>
    <w:rsid w:val="00AE0371"/>
    <w:rsid w:val="00AE2F64"/>
    <w:rsid w:val="00AE2F73"/>
    <w:rsid w:val="00AE3C7F"/>
    <w:rsid w:val="00AE45DB"/>
    <w:rsid w:val="00AF1FC8"/>
    <w:rsid w:val="00AF6F29"/>
    <w:rsid w:val="00B006E0"/>
    <w:rsid w:val="00B017A2"/>
    <w:rsid w:val="00B05771"/>
    <w:rsid w:val="00B059D3"/>
    <w:rsid w:val="00B0605E"/>
    <w:rsid w:val="00B12A03"/>
    <w:rsid w:val="00B159CC"/>
    <w:rsid w:val="00B40DB8"/>
    <w:rsid w:val="00B425A9"/>
    <w:rsid w:val="00B43CED"/>
    <w:rsid w:val="00B45DA1"/>
    <w:rsid w:val="00B576A5"/>
    <w:rsid w:val="00B61E0C"/>
    <w:rsid w:val="00B65D4A"/>
    <w:rsid w:val="00B8128F"/>
    <w:rsid w:val="00B92890"/>
    <w:rsid w:val="00BA0B79"/>
    <w:rsid w:val="00BA27C9"/>
    <w:rsid w:val="00BA5E37"/>
    <w:rsid w:val="00BB1E1B"/>
    <w:rsid w:val="00BB62AB"/>
    <w:rsid w:val="00BC146A"/>
    <w:rsid w:val="00BC4953"/>
    <w:rsid w:val="00BD0ED6"/>
    <w:rsid w:val="00C114DF"/>
    <w:rsid w:val="00C147A8"/>
    <w:rsid w:val="00C21A38"/>
    <w:rsid w:val="00C406B8"/>
    <w:rsid w:val="00C4481E"/>
    <w:rsid w:val="00C45F5D"/>
    <w:rsid w:val="00C678E0"/>
    <w:rsid w:val="00C73A15"/>
    <w:rsid w:val="00C86ED6"/>
    <w:rsid w:val="00C96251"/>
    <w:rsid w:val="00CB1660"/>
    <w:rsid w:val="00CB25F2"/>
    <w:rsid w:val="00CC63D4"/>
    <w:rsid w:val="00CD2BA4"/>
    <w:rsid w:val="00CD7D98"/>
    <w:rsid w:val="00D00DA7"/>
    <w:rsid w:val="00D07D35"/>
    <w:rsid w:val="00D13AD6"/>
    <w:rsid w:val="00D145E6"/>
    <w:rsid w:val="00D22E07"/>
    <w:rsid w:val="00D233F4"/>
    <w:rsid w:val="00D3382E"/>
    <w:rsid w:val="00D56A8E"/>
    <w:rsid w:val="00D62E5C"/>
    <w:rsid w:val="00D715F1"/>
    <w:rsid w:val="00D71FF2"/>
    <w:rsid w:val="00D931B4"/>
    <w:rsid w:val="00DA1DC7"/>
    <w:rsid w:val="00DA38B3"/>
    <w:rsid w:val="00DA4C79"/>
    <w:rsid w:val="00DA51C7"/>
    <w:rsid w:val="00DB2488"/>
    <w:rsid w:val="00DC6986"/>
    <w:rsid w:val="00DD46AE"/>
    <w:rsid w:val="00DE5BB3"/>
    <w:rsid w:val="00DE6DE1"/>
    <w:rsid w:val="00E1194F"/>
    <w:rsid w:val="00E204E4"/>
    <w:rsid w:val="00E23CD3"/>
    <w:rsid w:val="00E30AE7"/>
    <w:rsid w:val="00E42C43"/>
    <w:rsid w:val="00E43FE2"/>
    <w:rsid w:val="00E62E5B"/>
    <w:rsid w:val="00E86930"/>
    <w:rsid w:val="00E90A02"/>
    <w:rsid w:val="00E9233A"/>
    <w:rsid w:val="00EB04AC"/>
    <w:rsid w:val="00EB2139"/>
    <w:rsid w:val="00EC6F46"/>
    <w:rsid w:val="00EC752C"/>
    <w:rsid w:val="00EE3109"/>
    <w:rsid w:val="00F00427"/>
    <w:rsid w:val="00F0539F"/>
    <w:rsid w:val="00F10658"/>
    <w:rsid w:val="00F30C83"/>
    <w:rsid w:val="00F816BE"/>
    <w:rsid w:val="00FA10E6"/>
    <w:rsid w:val="00FA31C5"/>
    <w:rsid w:val="00FA326E"/>
    <w:rsid w:val="00FA4D2E"/>
    <w:rsid w:val="00FA69D1"/>
    <w:rsid w:val="00FB6890"/>
    <w:rsid w:val="00FD23D4"/>
    <w:rsid w:val="00FD504B"/>
    <w:rsid w:val="00FE117A"/>
    <w:rsid w:val="00FE6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48913"/>
  <w15:chartTrackingRefBased/>
  <w15:docId w15:val="{46625573-E6A4-4819-88A0-EDE00A964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F0DAB"/>
    <w:pPr>
      <w:spacing w:after="40" w:line="0" w:lineRule="atLeast"/>
    </w:pPr>
    <w:rPr>
      <w:rFonts w:ascii="나눔고딕" w:eastAsia="나눔고딕" w:hAnsi="나눔고딕"/>
      <w:color w:val="000000" w:themeColor="text1"/>
      <w:sz w:val="22"/>
      <w:szCs w:val="28"/>
    </w:rPr>
  </w:style>
  <w:style w:type="paragraph" w:styleId="1">
    <w:name w:val="heading 1"/>
    <w:basedOn w:val="3"/>
    <w:next w:val="a0"/>
    <w:link w:val="1Char"/>
    <w:uiPriority w:val="9"/>
    <w:qFormat/>
    <w:rsid w:val="00BD0ED6"/>
    <w:pPr>
      <w:adjustRightInd w:val="0"/>
      <w:snapToGrid w:val="0"/>
      <w:ind w:leftChars="0" w:left="0" w:rightChars="0" w:right="0"/>
      <w:outlineLvl w:val="0"/>
    </w:pPr>
    <w:rPr>
      <w:b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BD0ED6"/>
    <w:pPr>
      <w:keepNext/>
      <w:keepLines/>
      <w:spacing w:before="120" w:after="0" w:line="240" w:lineRule="auto"/>
      <w:ind w:leftChars="100" w:left="210" w:rightChars="100" w:right="100"/>
      <w:outlineLvl w:val="1"/>
    </w:pPr>
    <w:rPr>
      <w:rFonts w:cstheme="majorBidi"/>
      <w:sz w:val="24"/>
      <w:szCs w:val="3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B8128F"/>
    <w:pPr>
      <w:keepNext/>
      <w:keepLines/>
      <w:spacing w:before="80" w:after="0" w:line="240" w:lineRule="auto"/>
      <w:ind w:leftChars="150" w:left="150" w:rightChars="100" w:right="100"/>
      <w:outlineLvl w:val="2"/>
    </w:pPr>
    <w:rPr>
      <w:rFonts w:cstheme="majorBidi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B8128F"/>
    <w:pPr>
      <w:keepNext/>
      <w:keepLines/>
      <w:numPr>
        <w:numId w:val="31"/>
      </w:numPr>
      <w:spacing w:before="80" w:after="0" w:line="240" w:lineRule="auto"/>
      <w:ind w:hanging="403"/>
      <w:outlineLvl w:val="3"/>
    </w:pPr>
    <w:rPr>
      <w:rFonts w:asciiTheme="majorHAnsi" w:hAnsiTheme="majorHAnsi" w:cstheme="majorBidi"/>
      <w:iCs/>
    </w:rPr>
  </w:style>
  <w:style w:type="paragraph" w:styleId="5">
    <w:name w:val="heading 5"/>
    <w:basedOn w:val="a0"/>
    <w:next w:val="a0"/>
    <w:link w:val="5Char"/>
    <w:uiPriority w:val="9"/>
    <w:unhideWhenUsed/>
    <w:qFormat/>
    <w:rsid w:val="00B8128F"/>
    <w:pPr>
      <w:keepNext/>
      <w:keepLines/>
      <w:numPr>
        <w:numId w:val="32"/>
      </w:numPr>
      <w:spacing w:before="80" w:after="0" w:line="240" w:lineRule="auto"/>
      <w:ind w:left="970" w:hanging="403"/>
      <w:outlineLvl w:val="4"/>
    </w:pPr>
    <w:rPr>
      <w:rFonts w:cstheme="majorBidi"/>
      <w:szCs w:val="24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2138F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2138F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Cs w:val="22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2138F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2138F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rsid w:val="002138F2"/>
    <w:pPr>
      <w:spacing w:after="0" w:line="240" w:lineRule="auto"/>
    </w:pPr>
  </w:style>
  <w:style w:type="character" w:customStyle="1" w:styleId="Char">
    <w:name w:val="간격 없음 Char"/>
    <w:basedOn w:val="a1"/>
    <w:link w:val="a4"/>
    <w:uiPriority w:val="1"/>
    <w:rsid w:val="002A071D"/>
  </w:style>
  <w:style w:type="paragraph" w:styleId="a5">
    <w:name w:val="Title"/>
    <w:basedOn w:val="a0"/>
    <w:next w:val="a0"/>
    <w:link w:val="Char0"/>
    <w:uiPriority w:val="10"/>
    <w:qFormat/>
    <w:rsid w:val="002138F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Char0">
    <w:name w:val="제목 Char"/>
    <w:basedOn w:val="a1"/>
    <w:link w:val="a5"/>
    <w:uiPriority w:val="10"/>
    <w:rsid w:val="002138F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6">
    <w:name w:val="Subtitle"/>
    <w:basedOn w:val="a0"/>
    <w:next w:val="a0"/>
    <w:link w:val="Char1"/>
    <w:uiPriority w:val="11"/>
    <w:qFormat/>
    <w:rsid w:val="002138F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</w:rPr>
  </w:style>
  <w:style w:type="character" w:customStyle="1" w:styleId="Char1">
    <w:name w:val="부제 Char"/>
    <w:basedOn w:val="a1"/>
    <w:link w:val="a6"/>
    <w:uiPriority w:val="11"/>
    <w:rsid w:val="002138F2"/>
    <w:rPr>
      <w:caps/>
      <w:color w:val="404040" w:themeColor="text1" w:themeTint="BF"/>
      <w:spacing w:val="20"/>
      <w:sz w:val="28"/>
      <w:szCs w:val="28"/>
    </w:rPr>
  </w:style>
  <w:style w:type="table" w:styleId="a7">
    <w:name w:val="Table Grid"/>
    <w:basedOn w:val="a2"/>
    <w:uiPriority w:val="39"/>
    <w:rsid w:val="00B65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8">
    <w:name w:val="List Paragraph"/>
    <w:basedOn w:val="a0"/>
    <w:uiPriority w:val="34"/>
    <w:qFormat/>
    <w:rsid w:val="00B65D4A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BD0ED6"/>
    <w:rPr>
      <w:rFonts w:ascii="나눔고딕" w:eastAsia="나눔고딕" w:hAnsi="나눔고딕" w:cstheme="majorBidi"/>
      <w:b/>
      <w:color w:val="000000" w:themeColor="text1"/>
      <w:sz w:val="28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2138F2"/>
    <w:pPr>
      <w:outlineLvl w:val="9"/>
    </w:pPr>
  </w:style>
  <w:style w:type="character" w:customStyle="1" w:styleId="2Char">
    <w:name w:val="제목 2 Char"/>
    <w:basedOn w:val="a1"/>
    <w:link w:val="2"/>
    <w:uiPriority w:val="9"/>
    <w:rsid w:val="00BD0ED6"/>
    <w:rPr>
      <w:rFonts w:ascii="나눔고딕" w:eastAsia="나눔고딕" w:hAnsi="나눔고딕" w:cstheme="majorBidi"/>
      <w:color w:val="000000" w:themeColor="text1"/>
      <w:sz w:val="24"/>
      <w:szCs w:val="36"/>
    </w:rPr>
  </w:style>
  <w:style w:type="character" w:customStyle="1" w:styleId="3Char">
    <w:name w:val="제목 3 Char"/>
    <w:basedOn w:val="a1"/>
    <w:link w:val="3"/>
    <w:uiPriority w:val="9"/>
    <w:rsid w:val="00B8128F"/>
    <w:rPr>
      <w:rFonts w:ascii="나눔고딕" w:eastAsia="나눔고딕" w:hAnsi="나눔고딕" w:cstheme="majorBidi"/>
      <w:color w:val="000000" w:themeColor="text1"/>
      <w:sz w:val="22"/>
      <w:szCs w:val="32"/>
    </w:rPr>
  </w:style>
  <w:style w:type="character" w:customStyle="1" w:styleId="4Char">
    <w:name w:val="제목 4 Char"/>
    <w:basedOn w:val="a1"/>
    <w:link w:val="4"/>
    <w:uiPriority w:val="9"/>
    <w:rsid w:val="00B8128F"/>
    <w:rPr>
      <w:rFonts w:asciiTheme="majorHAnsi" w:eastAsia="나눔고딕" w:hAnsiTheme="majorHAnsi" w:cstheme="majorBidi"/>
      <w:iCs/>
      <w:color w:val="000000" w:themeColor="text1"/>
      <w:sz w:val="22"/>
      <w:szCs w:val="28"/>
    </w:rPr>
  </w:style>
  <w:style w:type="character" w:customStyle="1" w:styleId="5Char">
    <w:name w:val="제목 5 Char"/>
    <w:basedOn w:val="a1"/>
    <w:link w:val="5"/>
    <w:uiPriority w:val="9"/>
    <w:rsid w:val="00B8128F"/>
    <w:rPr>
      <w:rFonts w:ascii="나눔고딕" w:eastAsia="나눔고딕" w:hAnsi="나눔고딕" w:cstheme="majorBidi"/>
      <w:color w:val="000000" w:themeColor="text1"/>
      <w:sz w:val="22"/>
      <w:szCs w:val="24"/>
    </w:rPr>
  </w:style>
  <w:style w:type="character" w:customStyle="1" w:styleId="6Char">
    <w:name w:val="제목 6 Char"/>
    <w:basedOn w:val="a1"/>
    <w:link w:val="6"/>
    <w:uiPriority w:val="9"/>
    <w:rsid w:val="002138F2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Char">
    <w:name w:val="제목 7 Char"/>
    <w:basedOn w:val="a1"/>
    <w:link w:val="7"/>
    <w:uiPriority w:val="9"/>
    <w:rsid w:val="002138F2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Char">
    <w:name w:val="제목 8 Char"/>
    <w:basedOn w:val="a1"/>
    <w:link w:val="8"/>
    <w:uiPriority w:val="9"/>
    <w:rsid w:val="002138F2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Char">
    <w:name w:val="제목 9 Char"/>
    <w:basedOn w:val="a1"/>
    <w:link w:val="9"/>
    <w:uiPriority w:val="9"/>
    <w:semiHidden/>
    <w:rsid w:val="002138F2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9">
    <w:name w:val="caption"/>
    <w:basedOn w:val="a0"/>
    <w:next w:val="a0"/>
    <w:uiPriority w:val="35"/>
    <w:semiHidden/>
    <w:unhideWhenUsed/>
    <w:qFormat/>
    <w:rsid w:val="002138F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aa">
    <w:name w:val="Strong"/>
    <w:basedOn w:val="a1"/>
    <w:uiPriority w:val="22"/>
    <w:qFormat/>
    <w:rsid w:val="00BD0ED6"/>
    <w:rPr>
      <w:rFonts w:eastAsia="나눔고딕"/>
      <w:b/>
      <w:bCs/>
      <w:sz w:val="28"/>
    </w:rPr>
  </w:style>
  <w:style w:type="character" w:styleId="ab">
    <w:name w:val="Emphasis"/>
    <w:basedOn w:val="a1"/>
    <w:uiPriority w:val="20"/>
    <w:qFormat/>
    <w:rsid w:val="002138F2"/>
    <w:rPr>
      <w:i/>
      <w:iCs/>
      <w:color w:val="000000" w:themeColor="text1"/>
    </w:rPr>
  </w:style>
  <w:style w:type="paragraph" w:styleId="ac">
    <w:name w:val="Quote"/>
    <w:basedOn w:val="a0"/>
    <w:next w:val="a0"/>
    <w:link w:val="Char2"/>
    <w:uiPriority w:val="29"/>
    <w:qFormat/>
    <w:rsid w:val="002138F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인용 Char"/>
    <w:basedOn w:val="a1"/>
    <w:link w:val="ac"/>
    <w:uiPriority w:val="29"/>
    <w:rsid w:val="002138F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d">
    <w:name w:val="Intense Quote"/>
    <w:basedOn w:val="a0"/>
    <w:next w:val="a0"/>
    <w:link w:val="Char3"/>
    <w:uiPriority w:val="30"/>
    <w:qFormat/>
    <w:rsid w:val="002138F2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강한 인용 Char"/>
    <w:basedOn w:val="a1"/>
    <w:link w:val="ad"/>
    <w:uiPriority w:val="30"/>
    <w:rsid w:val="002138F2"/>
    <w:rPr>
      <w:rFonts w:asciiTheme="majorHAnsi" w:eastAsiaTheme="majorEastAsia" w:hAnsiTheme="majorHAnsi" w:cstheme="majorBidi"/>
      <w:sz w:val="24"/>
      <w:szCs w:val="24"/>
    </w:rPr>
  </w:style>
  <w:style w:type="character" w:styleId="ae">
    <w:name w:val="Subtle Emphasis"/>
    <w:basedOn w:val="a1"/>
    <w:uiPriority w:val="19"/>
    <w:qFormat/>
    <w:rsid w:val="002138F2"/>
    <w:rPr>
      <w:i/>
      <w:iCs/>
      <w:color w:val="595959" w:themeColor="text1" w:themeTint="A6"/>
    </w:rPr>
  </w:style>
  <w:style w:type="character" w:styleId="af">
    <w:name w:val="Intense Emphasis"/>
    <w:basedOn w:val="a1"/>
    <w:uiPriority w:val="21"/>
    <w:qFormat/>
    <w:rsid w:val="002138F2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0">
    <w:name w:val="Subtle Reference"/>
    <w:basedOn w:val="a1"/>
    <w:uiPriority w:val="31"/>
    <w:qFormat/>
    <w:rsid w:val="002138F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1">
    <w:name w:val="Intense Reference"/>
    <w:basedOn w:val="a1"/>
    <w:uiPriority w:val="32"/>
    <w:qFormat/>
    <w:rsid w:val="002138F2"/>
    <w:rPr>
      <w:b/>
      <w:bCs/>
      <w:caps w:val="0"/>
      <w:smallCaps/>
      <w:color w:val="auto"/>
      <w:spacing w:val="0"/>
      <w:u w:val="single"/>
    </w:rPr>
  </w:style>
  <w:style w:type="character" w:styleId="af2">
    <w:name w:val="Book Title"/>
    <w:basedOn w:val="a1"/>
    <w:uiPriority w:val="33"/>
    <w:qFormat/>
    <w:rsid w:val="002138F2"/>
    <w:rPr>
      <w:b/>
      <w:bCs/>
      <w:caps w:val="0"/>
      <w:smallCaps/>
      <w:spacing w:val="0"/>
    </w:rPr>
  </w:style>
  <w:style w:type="paragraph" w:customStyle="1" w:styleId="a">
    <w:name w:val="시각화도구"/>
    <w:basedOn w:val="1"/>
    <w:link w:val="Char4"/>
    <w:rsid w:val="00295386"/>
    <w:pPr>
      <w:numPr>
        <w:numId w:val="13"/>
      </w:numPr>
    </w:pPr>
    <w:rPr>
      <w:szCs w:val="28"/>
    </w:rPr>
  </w:style>
  <w:style w:type="paragraph" w:styleId="10">
    <w:name w:val="toc 1"/>
    <w:basedOn w:val="a0"/>
    <w:next w:val="a0"/>
    <w:autoRedefine/>
    <w:uiPriority w:val="39"/>
    <w:unhideWhenUsed/>
    <w:rsid w:val="000760D7"/>
  </w:style>
  <w:style w:type="character" w:customStyle="1" w:styleId="Char4">
    <w:name w:val="시각화도구 Char"/>
    <w:basedOn w:val="1Char"/>
    <w:link w:val="a"/>
    <w:rsid w:val="00295386"/>
    <w:rPr>
      <w:rFonts w:ascii="나눔고딕" w:eastAsia="나눔고딕" w:hAnsiTheme="majorHAnsi" w:cstheme="majorBidi"/>
      <w:b/>
      <w:color w:val="262626" w:themeColor="text1" w:themeTint="D9"/>
      <w:sz w:val="28"/>
      <w:szCs w:val="28"/>
    </w:rPr>
  </w:style>
  <w:style w:type="character" w:styleId="af3">
    <w:name w:val="Hyperlink"/>
    <w:basedOn w:val="a1"/>
    <w:uiPriority w:val="99"/>
    <w:unhideWhenUsed/>
    <w:rsid w:val="000760D7"/>
    <w:rPr>
      <w:color w:val="0563C1" w:themeColor="hyperlink"/>
      <w:u w:val="single"/>
    </w:rPr>
  </w:style>
  <w:style w:type="paragraph" w:styleId="20">
    <w:name w:val="toc 2"/>
    <w:basedOn w:val="a0"/>
    <w:next w:val="a0"/>
    <w:autoRedefine/>
    <w:uiPriority w:val="39"/>
    <w:unhideWhenUsed/>
    <w:rsid w:val="000760D7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0760D7"/>
    <w:pPr>
      <w:ind w:leftChars="400" w:left="850"/>
    </w:pPr>
  </w:style>
  <w:style w:type="paragraph" w:styleId="af4">
    <w:name w:val="header"/>
    <w:basedOn w:val="a0"/>
    <w:link w:val="Char5"/>
    <w:uiPriority w:val="99"/>
    <w:unhideWhenUsed/>
    <w:rsid w:val="00340D1C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1"/>
    <w:link w:val="af4"/>
    <w:uiPriority w:val="99"/>
    <w:rsid w:val="00340D1C"/>
    <w:rPr>
      <w:rFonts w:eastAsia="나눔고딕"/>
      <w:sz w:val="20"/>
    </w:rPr>
  </w:style>
  <w:style w:type="paragraph" w:styleId="af5">
    <w:name w:val="footer"/>
    <w:basedOn w:val="a0"/>
    <w:link w:val="Char6"/>
    <w:uiPriority w:val="99"/>
    <w:unhideWhenUsed/>
    <w:rsid w:val="00340D1C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1"/>
    <w:link w:val="af5"/>
    <w:uiPriority w:val="99"/>
    <w:rsid w:val="00340D1C"/>
    <w:rPr>
      <w:rFonts w:eastAsia="나눔고딕"/>
      <w:sz w:val="20"/>
    </w:rPr>
  </w:style>
  <w:style w:type="paragraph" w:styleId="af6">
    <w:name w:val="Date"/>
    <w:basedOn w:val="a0"/>
    <w:next w:val="a0"/>
    <w:link w:val="Char7"/>
    <w:uiPriority w:val="99"/>
    <w:semiHidden/>
    <w:unhideWhenUsed/>
    <w:rsid w:val="007737C9"/>
  </w:style>
  <w:style w:type="character" w:customStyle="1" w:styleId="Char7">
    <w:name w:val="날짜 Char"/>
    <w:basedOn w:val="a1"/>
    <w:link w:val="af6"/>
    <w:uiPriority w:val="99"/>
    <w:semiHidden/>
    <w:rsid w:val="007737C9"/>
    <w:rPr>
      <w:rFonts w:ascii="나눔고딕" w:eastAsia="나눔고딕" w:hAnsi="나눔고딕"/>
      <w:color w:val="000000" w:themeColor="text1"/>
      <w:sz w:val="22"/>
      <w:szCs w:val="28"/>
    </w:rPr>
  </w:style>
  <w:style w:type="character" w:styleId="af7">
    <w:name w:val="Unresolved Mention"/>
    <w:basedOn w:val="a1"/>
    <w:uiPriority w:val="99"/>
    <w:semiHidden/>
    <w:unhideWhenUsed/>
    <w:rsid w:val="00936F03"/>
    <w:rPr>
      <w:color w:val="605E5C"/>
      <w:shd w:val="clear" w:color="auto" w:fill="E1DFDD"/>
    </w:rPr>
  </w:style>
  <w:style w:type="character" w:styleId="af8">
    <w:name w:val="annotation reference"/>
    <w:basedOn w:val="a1"/>
    <w:uiPriority w:val="99"/>
    <w:semiHidden/>
    <w:unhideWhenUsed/>
    <w:rsid w:val="00320E1E"/>
    <w:rPr>
      <w:sz w:val="18"/>
      <w:szCs w:val="18"/>
    </w:rPr>
  </w:style>
  <w:style w:type="paragraph" w:styleId="af9">
    <w:name w:val="annotation text"/>
    <w:basedOn w:val="a0"/>
    <w:link w:val="Char8"/>
    <w:uiPriority w:val="99"/>
    <w:semiHidden/>
    <w:unhideWhenUsed/>
    <w:rsid w:val="00320E1E"/>
  </w:style>
  <w:style w:type="character" w:customStyle="1" w:styleId="Char8">
    <w:name w:val="메모 텍스트 Char"/>
    <w:basedOn w:val="a1"/>
    <w:link w:val="af9"/>
    <w:uiPriority w:val="99"/>
    <w:semiHidden/>
    <w:rsid w:val="00320E1E"/>
    <w:rPr>
      <w:rFonts w:ascii="나눔고딕" w:eastAsia="나눔고딕" w:hAnsi="나눔고딕"/>
      <w:color w:val="000000" w:themeColor="text1"/>
      <w:sz w:val="22"/>
      <w:szCs w:val="28"/>
    </w:rPr>
  </w:style>
  <w:style w:type="paragraph" w:styleId="afa">
    <w:name w:val="annotation subject"/>
    <w:basedOn w:val="af9"/>
    <w:next w:val="af9"/>
    <w:link w:val="Char9"/>
    <w:uiPriority w:val="99"/>
    <w:semiHidden/>
    <w:unhideWhenUsed/>
    <w:rsid w:val="00320E1E"/>
    <w:rPr>
      <w:b/>
      <w:bCs/>
    </w:rPr>
  </w:style>
  <w:style w:type="character" w:customStyle="1" w:styleId="Char9">
    <w:name w:val="메모 주제 Char"/>
    <w:basedOn w:val="Char8"/>
    <w:link w:val="afa"/>
    <w:uiPriority w:val="99"/>
    <w:semiHidden/>
    <w:rsid w:val="00320E1E"/>
    <w:rPr>
      <w:rFonts w:ascii="나눔고딕" w:eastAsia="나눔고딕" w:hAnsi="나눔고딕"/>
      <w:b/>
      <w:bCs/>
      <w:color w:val="000000" w:themeColor="text1"/>
      <w:sz w:val="22"/>
      <w:szCs w:val="28"/>
    </w:rPr>
  </w:style>
  <w:style w:type="paragraph" w:styleId="afb">
    <w:name w:val="Revision"/>
    <w:hidden/>
    <w:uiPriority w:val="99"/>
    <w:semiHidden/>
    <w:rsid w:val="004B3171"/>
    <w:pPr>
      <w:spacing w:after="0" w:line="240" w:lineRule="auto"/>
    </w:pPr>
    <w:rPr>
      <w:rFonts w:ascii="나눔고딕" w:eastAsia="나눔고딕" w:hAnsi="나눔고딕"/>
      <w:color w:val="000000" w:themeColor="text1"/>
      <w:sz w:val="2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8/08/relationships/commentsExtensible" Target="commentsExtensible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30</Pages>
  <Words>2755</Words>
  <Characters>15710</Characters>
  <Application>Microsoft Office Word</Application>
  <DocSecurity>0</DocSecurity>
  <Lines>130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GDBMS를 위한
 이관 도구 설계</vt:lpstr>
    </vt:vector>
  </TitlesOfParts>
  <Company>CUBRID</Company>
  <LinksUpToDate>false</LinksUpToDate>
  <CharactersWithSpaces>18429</CharactersWithSpaces>
  <SharedDoc>false</SharedDoc>
  <HLinks>
    <vt:vector size="282" baseType="variant">
      <vt:variant>
        <vt:i4>2031672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_Toc91080312</vt:lpwstr>
      </vt:variant>
      <vt:variant>
        <vt:i4>1835064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_Toc91080311</vt:lpwstr>
      </vt:variant>
      <vt:variant>
        <vt:i4>1900600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_Toc91080310</vt:lpwstr>
      </vt:variant>
      <vt:variant>
        <vt:i4>1310777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_Toc91080309</vt:lpwstr>
      </vt:variant>
      <vt:variant>
        <vt:i4>1376313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_Toc91080308</vt:lpwstr>
      </vt:variant>
      <vt:variant>
        <vt:i4>1703993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_Toc91080307</vt:lpwstr>
      </vt:variant>
      <vt:variant>
        <vt:i4>1769529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_Toc91080306</vt:lpwstr>
      </vt:variant>
      <vt:variant>
        <vt:i4>1572921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_Toc91080305</vt:lpwstr>
      </vt:variant>
      <vt:variant>
        <vt:i4>1638457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_Toc91080304</vt:lpwstr>
      </vt:variant>
      <vt:variant>
        <vt:i4>1966137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_Toc91080303</vt:lpwstr>
      </vt:variant>
      <vt:variant>
        <vt:i4>1835065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_Toc91080301</vt:lpwstr>
      </vt:variant>
      <vt:variant>
        <vt:i4>1900601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_Toc91080300</vt:lpwstr>
      </vt:variant>
      <vt:variant>
        <vt:i4>1376304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_Toc91080299</vt:lpwstr>
      </vt:variant>
      <vt:variant>
        <vt:i4>1310768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_Toc91080298</vt:lpwstr>
      </vt:variant>
      <vt:variant>
        <vt:i4>1769520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_Toc91080297</vt:lpwstr>
      </vt:variant>
      <vt:variant>
        <vt:i4>1703984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_Toc91080296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_Toc91080295</vt:lpwstr>
      </vt:variant>
      <vt:variant>
        <vt:i4>1572912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_Toc91080294</vt:lpwstr>
      </vt:variant>
      <vt:variant>
        <vt:i4>2031664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_Toc91080293</vt:lpwstr>
      </vt:variant>
      <vt:variant>
        <vt:i4>1966128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_Toc91080292</vt:lpwstr>
      </vt:variant>
      <vt:variant>
        <vt:i4>1900592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_Toc91080291</vt:lpwstr>
      </vt:variant>
      <vt:variant>
        <vt:i4>1835056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_Toc91080290</vt:lpwstr>
      </vt:variant>
      <vt:variant>
        <vt:i4>1310769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_Toc91080288</vt:lpwstr>
      </vt:variant>
      <vt:variant>
        <vt:i4>1769521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_Toc91080287</vt:lpwstr>
      </vt:variant>
      <vt:variant>
        <vt:i4>1703985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_Toc91080286</vt:lpwstr>
      </vt:variant>
      <vt:variant>
        <vt:i4>1638449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_Toc91080285</vt:lpwstr>
      </vt:variant>
      <vt:variant>
        <vt:i4>1572913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_Toc91080284</vt:lpwstr>
      </vt:variant>
      <vt:variant>
        <vt:i4>2031665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_Toc91080283</vt:lpwstr>
      </vt:variant>
      <vt:variant>
        <vt:i4>1966129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_Toc91080282</vt:lpwstr>
      </vt:variant>
      <vt:variant>
        <vt:i4>1900593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_Toc91080281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_Toc91080280</vt:lpwstr>
      </vt:variant>
      <vt:variant>
        <vt:i4>1376318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_Toc91080279</vt:lpwstr>
      </vt:variant>
      <vt:variant>
        <vt:i4>1310782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_Toc91080278</vt:lpwstr>
      </vt:variant>
      <vt:variant>
        <vt:i4>1769534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_Toc91080277</vt:lpwstr>
      </vt:variant>
      <vt:variant>
        <vt:i4>1703998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_Toc91080276</vt:lpwstr>
      </vt:variant>
      <vt:variant>
        <vt:i4>1638462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_Toc91080275</vt:lpwstr>
      </vt:variant>
      <vt:variant>
        <vt:i4>1572926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_Toc91080274</vt:lpwstr>
      </vt:variant>
      <vt:variant>
        <vt:i4>1966142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_Toc91080272</vt:lpwstr>
      </vt:variant>
      <vt:variant>
        <vt:i4>1900606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_Toc91080271</vt:lpwstr>
      </vt:variant>
      <vt:variant>
        <vt:i4>1835070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_Toc91080270</vt:lpwstr>
      </vt:variant>
      <vt:variant>
        <vt:i4>1376319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_Toc91080269</vt:lpwstr>
      </vt:variant>
      <vt:variant>
        <vt:i4>1310783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_Toc91080268</vt:lpwstr>
      </vt:variant>
      <vt:variant>
        <vt:i4>1769535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_Toc91080267</vt:lpwstr>
      </vt:variant>
      <vt:variant>
        <vt:i4>1703999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_Toc91080266</vt:lpwstr>
      </vt:variant>
      <vt:variant>
        <vt:i4>1638463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_Toc91080265</vt:lpwstr>
      </vt:variant>
      <vt:variant>
        <vt:i4>1572927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_Toc91080264</vt:lpwstr>
      </vt:variant>
      <vt:variant>
        <vt:i4>2031679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_Toc91080263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GDBMS를 위한
 이관 도구 설계</dc:title>
  <dc:subject>V0.6</dc:subject>
  <dc:creator>win777@cubrid.com</dc:creator>
  <cp:keywords/>
  <dc:description/>
  <cp:lastModifiedBy>마인기</cp:lastModifiedBy>
  <cp:revision>5</cp:revision>
  <dcterms:created xsi:type="dcterms:W3CDTF">2021-12-27T12:27:00Z</dcterms:created>
  <dcterms:modified xsi:type="dcterms:W3CDTF">2021-12-27T12:36:00Z</dcterms:modified>
</cp:coreProperties>
</file>